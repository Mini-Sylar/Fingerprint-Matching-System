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14458909"/>
        <w:docPartObj>
          <w:docPartGallery w:val="Cover Pages"/>
          <w:docPartUnique/>
        </w:docPartObj>
      </w:sdtPr>
      <w:sdtEndPr>
        <w:rPr>
          <w:color w:val="auto"/>
        </w:rPr>
      </w:sdtEndPr>
      <w:sdtContent>
        <w:p w14:paraId="37D7D4F0" w14:textId="2E27B19D" w:rsidR="00C93939" w:rsidRDefault="00C93939" w:rsidP="00C93939">
          <w:pPr>
            <w:pStyle w:val="NoSpacing"/>
            <w:spacing w:before="1540" w:after="240"/>
            <w:jc w:val="both"/>
            <w:rPr>
              <w:ins w:id="1" w:author="Crystal Andy" w:date="2022-06-11T11:17:00Z"/>
              <w:rFonts w:eastAsiaTheme="minorHAnsi"/>
              <w:color w:val="4472C4" w:themeColor="accent1"/>
            </w:rPr>
          </w:pPr>
          <w:ins w:id="2" w:author="Crystal Andy" w:date="2022-06-11T11:17:00Z">
            <w:r>
              <w:rPr>
                <w:rFonts w:eastAsiaTheme="minorHAnsi"/>
                <w:color w:val="4472C4" w:themeColor="accent1"/>
              </w:rPr>
              <w:t>GENERAL COMMENTS</w:t>
            </w:r>
          </w:ins>
        </w:p>
        <w:p w14:paraId="43D59765" w14:textId="77AD702B" w:rsidR="00C93939" w:rsidRDefault="00C93939" w:rsidP="00C93939">
          <w:pPr>
            <w:pStyle w:val="NoSpacing"/>
            <w:numPr>
              <w:ilvl w:val="0"/>
              <w:numId w:val="13"/>
            </w:numPr>
            <w:jc w:val="both"/>
            <w:rPr>
              <w:ins w:id="3" w:author="Crystal Andy" w:date="2022-06-11T11:19:00Z"/>
              <w:rFonts w:eastAsiaTheme="minorHAnsi"/>
              <w:color w:val="4472C4" w:themeColor="accent1"/>
            </w:rPr>
          </w:pPr>
          <w:ins w:id="4" w:author="Crystal Andy" w:date="2022-06-11T11:18:00Z">
            <w:r>
              <w:rPr>
                <w:rFonts w:eastAsiaTheme="minorHAnsi"/>
                <w:color w:val="4472C4" w:themeColor="accent1"/>
              </w:rPr>
              <w:t>Start the paragraph with a</w:t>
            </w:r>
          </w:ins>
          <w:ins w:id="5" w:author="Crystal Andy" w:date="2022-06-11T11:19:00Z">
            <w:r>
              <w:rPr>
                <w:rFonts w:eastAsiaTheme="minorHAnsi"/>
                <w:color w:val="4472C4" w:themeColor="accent1"/>
              </w:rPr>
              <w:t xml:space="preserve"> statement and explain further</w:t>
            </w:r>
          </w:ins>
        </w:p>
        <w:p w14:paraId="53B50C8B" w14:textId="1E73CB06" w:rsidR="00C93939" w:rsidRDefault="00C93939" w:rsidP="00C93939">
          <w:pPr>
            <w:pStyle w:val="NoSpacing"/>
            <w:numPr>
              <w:ilvl w:val="0"/>
              <w:numId w:val="13"/>
            </w:numPr>
            <w:jc w:val="both"/>
            <w:rPr>
              <w:ins w:id="6" w:author="Crystal Andy" w:date="2022-06-11T11:24:00Z"/>
              <w:rFonts w:eastAsiaTheme="minorHAnsi"/>
              <w:color w:val="4472C4" w:themeColor="accent1"/>
            </w:rPr>
          </w:pPr>
          <w:ins w:id="7" w:author="Crystal Andy" w:date="2022-06-11T11:19:00Z">
            <w:r>
              <w:rPr>
                <w:rFonts w:eastAsiaTheme="minorHAnsi"/>
                <w:color w:val="4472C4" w:themeColor="accent1"/>
              </w:rPr>
              <w:t xml:space="preserve">For references, find out </w:t>
            </w:r>
          </w:ins>
          <w:ins w:id="8" w:author="Crystal Andy" w:date="2022-06-11T11:20:00Z">
            <w:r>
              <w:rPr>
                <w:rFonts w:eastAsiaTheme="minorHAnsi"/>
                <w:color w:val="4472C4" w:themeColor="accent1"/>
              </w:rPr>
              <w:t xml:space="preserve">the </w:t>
            </w:r>
          </w:ins>
          <w:ins w:id="9" w:author="Crystal Andy" w:date="2022-06-11T11:19:00Z">
            <w:r>
              <w:rPr>
                <w:rFonts w:eastAsiaTheme="minorHAnsi"/>
                <w:color w:val="4472C4" w:themeColor="accent1"/>
              </w:rPr>
              <w:t xml:space="preserve">exact reference for the </w:t>
            </w:r>
          </w:ins>
          <w:ins w:id="10" w:author="Crystal Andy" w:date="2022-06-11T11:20:00Z">
            <w:r>
              <w:rPr>
                <w:rFonts w:eastAsiaTheme="minorHAnsi"/>
                <w:color w:val="4472C4" w:themeColor="accent1"/>
              </w:rPr>
              <w:t>comment or comment of interest in the Wiki article</w:t>
            </w:r>
          </w:ins>
          <w:ins w:id="11" w:author="Crystal Andy" w:date="2022-06-11T11:21:00Z">
            <w:r w:rsidR="004D46F9">
              <w:rPr>
                <w:rFonts w:eastAsiaTheme="minorHAnsi"/>
                <w:color w:val="4472C4" w:themeColor="accent1"/>
              </w:rPr>
              <w:t xml:space="preserve">, if possible </w:t>
            </w:r>
          </w:ins>
          <w:ins w:id="12" w:author="Crystal Andy" w:date="2022-06-11T11:20:00Z">
            <w:r>
              <w:rPr>
                <w:rFonts w:eastAsiaTheme="minorHAnsi"/>
                <w:color w:val="4472C4" w:themeColor="accent1"/>
              </w:rPr>
              <w:t xml:space="preserve">and </w:t>
            </w:r>
          </w:ins>
          <w:ins w:id="13" w:author="Crystal Andy" w:date="2022-06-11T11:21:00Z">
            <w:r w:rsidR="004D46F9">
              <w:rPr>
                <w:rFonts w:eastAsiaTheme="minorHAnsi"/>
                <w:color w:val="4472C4" w:themeColor="accent1"/>
              </w:rPr>
              <w:t>cite</w:t>
            </w:r>
          </w:ins>
          <w:ins w:id="14" w:author="Crystal Andy" w:date="2022-06-11T11:20:00Z">
            <w:r>
              <w:rPr>
                <w:rFonts w:eastAsiaTheme="minorHAnsi"/>
                <w:color w:val="4472C4" w:themeColor="accent1"/>
              </w:rPr>
              <w:t xml:space="preserve"> them</w:t>
            </w:r>
          </w:ins>
        </w:p>
        <w:p w14:paraId="5B405C40" w14:textId="7788719F" w:rsidR="004D46F9" w:rsidRDefault="004D46F9" w:rsidP="00C93939">
          <w:pPr>
            <w:pStyle w:val="NoSpacing"/>
            <w:numPr>
              <w:ilvl w:val="0"/>
              <w:numId w:val="13"/>
            </w:numPr>
            <w:jc w:val="both"/>
            <w:rPr>
              <w:ins w:id="15" w:author="Crystal Andy" w:date="2022-06-11T13:34:00Z"/>
              <w:rFonts w:eastAsiaTheme="minorHAnsi"/>
              <w:color w:val="4472C4" w:themeColor="accent1"/>
            </w:rPr>
          </w:pPr>
          <w:ins w:id="16" w:author="Crystal Andy" w:date="2022-06-11T11:24:00Z">
            <w:r>
              <w:rPr>
                <w:rFonts w:eastAsiaTheme="minorHAnsi"/>
                <w:color w:val="4472C4" w:themeColor="accent1"/>
              </w:rPr>
              <w:t>Use paragraphing to separate ideas</w:t>
            </w:r>
          </w:ins>
          <w:ins w:id="17" w:author="Crystal Andy" w:date="2022-06-11T11:25:00Z">
            <w:r>
              <w:rPr>
                <w:rFonts w:eastAsiaTheme="minorHAnsi"/>
                <w:color w:val="4472C4" w:themeColor="accent1"/>
              </w:rPr>
              <w:t xml:space="preserve"> and comments</w:t>
            </w:r>
          </w:ins>
        </w:p>
        <w:p w14:paraId="487BC64A" w14:textId="37A3D8AA" w:rsidR="002A4F74" w:rsidRDefault="002A4F74" w:rsidP="00C93939">
          <w:pPr>
            <w:pStyle w:val="NoSpacing"/>
            <w:numPr>
              <w:ilvl w:val="0"/>
              <w:numId w:val="13"/>
            </w:numPr>
            <w:jc w:val="both"/>
            <w:rPr>
              <w:ins w:id="18" w:author="Crystal Andy" w:date="2022-06-11T13:43:00Z"/>
              <w:rFonts w:eastAsiaTheme="minorHAnsi"/>
              <w:color w:val="4472C4" w:themeColor="accent1"/>
            </w:rPr>
          </w:pPr>
          <w:ins w:id="19" w:author="Crystal Andy" w:date="2022-06-11T13:34:00Z">
            <w:r>
              <w:rPr>
                <w:rFonts w:eastAsiaTheme="minorHAnsi"/>
                <w:color w:val="4472C4" w:themeColor="accent1"/>
              </w:rPr>
              <w:t>Label the figures a</w:t>
            </w:r>
          </w:ins>
          <w:ins w:id="20" w:author="Crystal Andy" w:date="2022-06-11T13:35:00Z">
            <w:r>
              <w:rPr>
                <w:rFonts w:eastAsiaTheme="minorHAnsi"/>
                <w:color w:val="4472C4" w:themeColor="accent1"/>
              </w:rPr>
              <w:t>nd refer to them in describing the process</w:t>
            </w:r>
            <w:r w:rsidR="001F6635">
              <w:rPr>
                <w:rFonts w:eastAsiaTheme="minorHAnsi"/>
                <w:color w:val="4472C4" w:themeColor="accent1"/>
              </w:rPr>
              <w:t>es</w:t>
            </w:r>
          </w:ins>
        </w:p>
        <w:p w14:paraId="23BBD650" w14:textId="5516F4F3" w:rsidR="006610D8" w:rsidRDefault="006610D8">
          <w:pPr>
            <w:pStyle w:val="NoSpacing"/>
            <w:numPr>
              <w:ilvl w:val="0"/>
              <w:numId w:val="13"/>
            </w:numPr>
            <w:jc w:val="both"/>
            <w:rPr>
              <w:ins w:id="21" w:author="Crystal Andy" w:date="2022-06-11T11:17:00Z"/>
              <w:rFonts w:eastAsiaTheme="minorHAnsi"/>
              <w:color w:val="4472C4" w:themeColor="accent1"/>
            </w:rPr>
            <w:pPrChange w:id="22" w:author="Crystal Andy" w:date="2022-06-11T11:18:00Z">
              <w:pPr>
                <w:pStyle w:val="NoSpacing"/>
                <w:spacing w:before="1540" w:after="240"/>
                <w:jc w:val="center"/>
              </w:pPr>
            </w:pPrChange>
          </w:pPr>
          <w:ins w:id="23" w:author="Crystal Andy" w:date="2022-06-11T13:43:00Z">
            <w:r>
              <w:rPr>
                <w:rFonts w:eastAsiaTheme="minorHAnsi"/>
                <w:color w:val="4472C4" w:themeColor="accent1"/>
              </w:rPr>
              <w:t>The language should</w:t>
            </w:r>
          </w:ins>
          <w:ins w:id="24" w:author="Crystal Andy" w:date="2022-06-11T13:44:00Z">
            <w:r>
              <w:rPr>
                <w:rFonts w:eastAsiaTheme="minorHAnsi"/>
                <w:color w:val="4472C4" w:themeColor="accent1"/>
              </w:rPr>
              <w:t xml:space="preserve"> be impersonal</w:t>
            </w:r>
          </w:ins>
        </w:p>
        <w:p w14:paraId="1533F174" w14:textId="77777777" w:rsidR="00C93939" w:rsidRDefault="00C93939">
          <w:pPr>
            <w:rPr>
              <w:ins w:id="25" w:author="Crystal Andy" w:date="2022-06-11T11:17:00Z"/>
              <w:color w:val="4472C4" w:themeColor="accent1"/>
            </w:rPr>
          </w:pPr>
          <w:ins w:id="26" w:author="Crystal Andy" w:date="2022-06-11T11:17:00Z">
            <w:r>
              <w:rPr>
                <w:color w:val="4472C4" w:themeColor="accent1"/>
              </w:rPr>
              <w:br w:type="page"/>
            </w:r>
          </w:ins>
        </w:p>
        <w:p w14:paraId="1EE6550E" w14:textId="6E10CA76" w:rsidR="00717EEE" w:rsidRDefault="00717EEE">
          <w:pPr>
            <w:pStyle w:val="NoSpacing"/>
            <w:spacing w:before="1540" w:after="240"/>
            <w:jc w:val="center"/>
            <w:rPr>
              <w:color w:val="4472C4" w:themeColor="accent1"/>
            </w:rPr>
          </w:pPr>
          <w:r>
            <w:rPr>
              <w:noProof/>
              <w:color w:val="4472C4" w:themeColor="accent1"/>
            </w:rPr>
            <w:lastRenderedPageBreak/>
            <w:drawing>
              <wp:inline distT="0" distB="0" distL="0" distR="0" wp14:anchorId="25F6CD83" wp14:editId="42AFD452">
                <wp:extent cx="1417320" cy="750898"/>
                <wp:effectExtent l="0" t="0" r="0" b="0"/>
                <wp:docPr id="143"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a:extLst>
                            <a:ext uri="{C183D7F6-B498-43B3-948B-1728B52AA6E4}">
                              <adec:decorative xmlns:adec="http://schemas.microsoft.com/office/drawing/2017/decorative" val="1"/>
                            </a:ext>
                          </a:extLst>
                        </pic:cNvPr>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044BF77192D4E5C97DA49ACEA45CDC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59C146" w14:textId="22582130" w:rsidR="00717EEE" w:rsidRDefault="00717EE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Fingerprint matching using sift features</w:t>
              </w:r>
            </w:p>
          </w:sdtContent>
        </w:sdt>
        <w:sdt>
          <w:sdtPr>
            <w:rPr>
              <w:color w:val="4472C4" w:themeColor="accent1"/>
              <w:sz w:val="56"/>
              <w:szCs w:val="56"/>
            </w:rPr>
            <w:alias w:val="Subtitle"/>
            <w:tag w:val=""/>
            <w:id w:val="328029620"/>
            <w:placeholder>
              <w:docPart w:val="D8C1023748FB4B819C4DEA902FEACB78"/>
            </w:placeholder>
            <w:dataBinding w:prefixMappings="xmlns:ns0='http://purl.org/dc/elements/1.1/' xmlns:ns1='http://schemas.openxmlformats.org/package/2006/metadata/core-properties' " w:xpath="/ns1:coreProperties[1]/ns0:subject[1]" w:storeItemID="{6C3C8BC8-F283-45AE-878A-BAB7291924A1}"/>
            <w:text/>
          </w:sdtPr>
          <w:sdtEndPr/>
          <w:sdtContent>
            <w:p w14:paraId="5F583CF8" w14:textId="2AAE0306" w:rsidR="00717EEE" w:rsidRDefault="00717EEE">
              <w:pPr>
                <w:pStyle w:val="NoSpacing"/>
                <w:jc w:val="center"/>
                <w:rPr>
                  <w:color w:val="4472C4" w:themeColor="accent1"/>
                  <w:sz w:val="28"/>
                  <w:szCs w:val="28"/>
                </w:rPr>
              </w:pPr>
              <w:r>
                <w:rPr>
                  <w:color w:val="4472C4" w:themeColor="accent1"/>
                  <w:sz w:val="56"/>
                  <w:szCs w:val="56"/>
                </w:rPr>
                <w:t>Chapter 2 -Literature Review</w:t>
              </w:r>
            </w:p>
          </w:sdtContent>
        </w:sdt>
        <w:p w14:paraId="5727EC2E" w14:textId="77777777" w:rsidR="00717EEE" w:rsidRDefault="00717EEE" w:rsidP="00071C85">
          <w:pPr>
            <w:pStyle w:val="NoSpacing"/>
            <w:tabs>
              <w:tab w:val="center" w:pos="4680"/>
              <w:tab w:val="left" w:pos="5385"/>
            </w:tabs>
            <w:rPr>
              <w:color w:val="4472C4" w:themeColor="accent1"/>
              <w:sz w:val="28"/>
              <w:szCs w:val="28"/>
            </w:rPr>
          </w:pPr>
          <w:r>
            <w:rPr>
              <w:color w:val="4472C4" w:themeColor="accent1"/>
              <w:sz w:val="28"/>
              <w:szCs w:val="28"/>
            </w:rPr>
            <w:tab/>
          </w:r>
        </w:p>
        <w:p w14:paraId="319C84BE" w14:textId="77777777" w:rsidR="00717EEE" w:rsidRDefault="00717EEE">
          <w:pPr>
            <w:pStyle w:val="NoSpacing"/>
            <w:spacing w:before="480"/>
            <w:jc w:val="center"/>
            <w:rPr>
              <w:color w:val="4472C4" w:themeColor="accent1"/>
            </w:rPr>
          </w:pPr>
          <w:r>
            <w:rPr>
              <w:noProof/>
              <w:color w:val="4472C4" w:themeColor="accent1"/>
            </w:rPr>
            <w:drawing>
              <wp:inline distT="0" distB="0" distL="0" distR="0" wp14:anchorId="3A21AD20" wp14:editId="6E71350A">
                <wp:extent cx="758952" cy="478932"/>
                <wp:effectExtent l="0" t="0" r="3175" b="0"/>
                <wp:docPr id="144"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a:extLst>
                            <a:ext uri="{C183D7F6-B498-43B3-948B-1728B52AA6E4}">
                              <adec:decorative xmlns:adec="http://schemas.microsoft.com/office/drawing/2017/decorative" val="1"/>
                            </a:ext>
                          </a:extLst>
                        </pic:cNvPr>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ListTable1Light-Accent1"/>
            <w:tblpPr w:leftFromText="180" w:rightFromText="180" w:vertAnchor="text" w:horzAnchor="margin" w:tblpY="525"/>
            <w:tblW w:w="0" w:type="auto"/>
            <w:tblLook w:val="04A0" w:firstRow="1" w:lastRow="0" w:firstColumn="1" w:lastColumn="0" w:noHBand="0" w:noVBand="1"/>
          </w:tblPr>
          <w:tblGrid>
            <w:gridCol w:w="4675"/>
            <w:gridCol w:w="4675"/>
          </w:tblGrid>
          <w:tr w:rsidR="00717EEE" w14:paraId="6CBB63EE" w14:textId="77777777" w:rsidTr="00247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C9D334E" w14:textId="77777777" w:rsidR="00717EEE" w:rsidRDefault="00717EEE" w:rsidP="002470D5">
                <w:pPr>
                  <w:jc w:val="center"/>
                </w:pPr>
                <w:r w:rsidRPr="00CF24E6">
                  <w:rPr>
                    <w:sz w:val="24"/>
                    <w:szCs w:val="24"/>
                  </w:rPr>
                  <w:t>ID</w:t>
                </w:r>
              </w:p>
            </w:tc>
            <w:tc>
              <w:tcPr>
                <w:tcW w:w="4675" w:type="dxa"/>
                <w:vAlign w:val="center"/>
              </w:tcPr>
              <w:p w14:paraId="15C61FB7" w14:textId="77777777" w:rsidR="00717EEE" w:rsidRDefault="00717EEE" w:rsidP="002470D5">
                <w:pPr>
                  <w:jc w:val="center"/>
                  <w:cnfStyle w:val="100000000000" w:firstRow="1" w:lastRow="0" w:firstColumn="0" w:lastColumn="0" w:oddVBand="0" w:evenVBand="0" w:oddHBand="0" w:evenHBand="0" w:firstRowFirstColumn="0" w:firstRowLastColumn="0" w:lastRowFirstColumn="0" w:lastRowLastColumn="0"/>
                </w:pPr>
                <w:r w:rsidRPr="00CF24E6">
                  <w:rPr>
                    <w:sz w:val="24"/>
                    <w:szCs w:val="24"/>
                  </w:rPr>
                  <w:t>FULL NAME</w:t>
                </w:r>
              </w:p>
            </w:tc>
          </w:tr>
          <w:tr w:rsidR="00717EEE" w14:paraId="11F784F8" w14:textId="77777777" w:rsidTr="00A7676F">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BF580FE" w14:textId="6C2FDCD9" w:rsidR="00717EEE" w:rsidRDefault="00717EEE" w:rsidP="002470D5">
                <w:pPr>
                  <w:jc w:val="center"/>
                </w:pPr>
              </w:p>
            </w:tc>
            <w:tc>
              <w:tcPr>
                <w:tcW w:w="4675" w:type="dxa"/>
                <w:vAlign w:val="center"/>
              </w:tcPr>
              <w:p w14:paraId="446280E4" w14:textId="033854DE" w:rsidR="00717EEE" w:rsidRDefault="00717EEE" w:rsidP="002470D5">
                <w:pPr>
                  <w:jc w:val="center"/>
                  <w:cnfStyle w:val="000000100000" w:firstRow="0" w:lastRow="0" w:firstColumn="0" w:lastColumn="0" w:oddVBand="0" w:evenVBand="0" w:oddHBand="1" w:evenHBand="0" w:firstRowFirstColumn="0" w:firstRowLastColumn="0" w:lastRowFirstColumn="0" w:lastRowLastColumn="0"/>
                </w:pPr>
              </w:p>
            </w:tc>
          </w:tr>
          <w:tr w:rsidR="00D97EB1" w14:paraId="6F2BC8C7" w14:textId="77777777" w:rsidTr="00A51589">
            <w:tc>
              <w:tcPr>
                <w:cnfStyle w:val="001000000000" w:firstRow="0" w:lastRow="0" w:firstColumn="1" w:lastColumn="0" w:oddVBand="0" w:evenVBand="0" w:oddHBand="0" w:evenHBand="0" w:firstRowFirstColumn="0" w:firstRowLastColumn="0" w:lastRowFirstColumn="0" w:lastRowLastColumn="0"/>
                <w:tcW w:w="4675" w:type="dxa"/>
                <w:vAlign w:val="center"/>
              </w:tcPr>
              <w:p w14:paraId="39CC9DB3" w14:textId="77777777" w:rsidR="00D97EB1" w:rsidRDefault="00D97EB1" w:rsidP="00A51589">
                <w:pPr>
                  <w:jc w:val="center"/>
                </w:pPr>
              </w:p>
            </w:tc>
            <w:tc>
              <w:tcPr>
                <w:tcW w:w="4675" w:type="dxa"/>
                <w:vAlign w:val="center"/>
              </w:tcPr>
              <w:p w14:paraId="79CAABBF" w14:textId="5AD1125B" w:rsidR="00D97EB1" w:rsidRDefault="00D97EB1" w:rsidP="002470D5">
                <w:pPr>
                  <w:jc w:val="center"/>
                  <w:cnfStyle w:val="000000000000" w:firstRow="0" w:lastRow="0" w:firstColumn="0" w:lastColumn="0" w:oddVBand="0" w:evenVBand="0" w:oddHBand="0" w:evenHBand="0" w:firstRowFirstColumn="0" w:firstRowLastColumn="0" w:lastRowFirstColumn="0" w:lastRowLastColumn="0"/>
                </w:pPr>
              </w:p>
            </w:tc>
          </w:tr>
        </w:tbl>
        <w:p w14:paraId="23A4237B" w14:textId="70B6BB98" w:rsidR="00717EEE" w:rsidRDefault="00717EEE">
          <w:r>
            <w:br w:type="page"/>
          </w:r>
        </w:p>
      </w:sdtContent>
    </w:sdt>
    <w:sdt>
      <w:sdtPr>
        <w:rPr>
          <w:rFonts w:asciiTheme="minorHAnsi" w:eastAsiaTheme="minorHAnsi" w:hAnsiTheme="minorHAnsi" w:cstheme="minorBidi"/>
          <w:color w:val="auto"/>
          <w:sz w:val="22"/>
          <w:szCs w:val="22"/>
        </w:rPr>
        <w:id w:val="1091667321"/>
        <w:docPartObj>
          <w:docPartGallery w:val="Table of Contents"/>
          <w:docPartUnique/>
        </w:docPartObj>
      </w:sdtPr>
      <w:sdtEndPr>
        <w:rPr>
          <w:b/>
          <w:bCs/>
          <w:noProof/>
        </w:rPr>
      </w:sdtEndPr>
      <w:sdtContent>
        <w:p w14:paraId="17D01E22" w14:textId="583C68B0" w:rsidR="00717EEE" w:rsidRDefault="00717EEE" w:rsidP="00D03EB1">
          <w:pPr>
            <w:pStyle w:val="TOCHeading"/>
          </w:pPr>
          <w:r>
            <w:t>Contents</w:t>
          </w:r>
        </w:p>
        <w:p w14:paraId="4846DD3F" w14:textId="6BD3C633" w:rsidR="00843AC1" w:rsidRDefault="00717EE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024168" w:history="1">
            <w:r w:rsidR="00843AC1" w:rsidRPr="00A41170">
              <w:rPr>
                <w:rStyle w:val="Hyperlink"/>
                <w:noProof/>
              </w:rPr>
              <w:t>Fingerprint Matching Algorithms</w:t>
            </w:r>
            <w:r w:rsidR="00843AC1">
              <w:rPr>
                <w:noProof/>
                <w:webHidden/>
              </w:rPr>
              <w:tab/>
            </w:r>
            <w:r w:rsidR="00843AC1">
              <w:rPr>
                <w:noProof/>
                <w:webHidden/>
              </w:rPr>
              <w:fldChar w:fldCharType="begin"/>
            </w:r>
            <w:r w:rsidR="00843AC1">
              <w:rPr>
                <w:noProof/>
                <w:webHidden/>
              </w:rPr>
              <w:instrText xml:space="preserve"> PAGEREF _Toc106024168 \h </w:instrText>
            </w:r>
            <w:r w:rsidR="00843AC1">
              <w:rPr>
                <w:noProof/>
                <w:webHidden/>
              </w:rPr>
            </w:r>
            <w:r w:rsidR="00843AC1">
              <w:rPr>
                <w:noProof/>
                <w:webHidden/>
              </w:rPr>
              <w:fldChar w:fldCharType="separate"/>
            </w:r>
            <w:r w:rsidR="00843AC1">
              <w:rPr>
                <w:noProof/>
                <w:webHidden/>
              </w:rPr>
              <w:t>3</w:t>
            </w:r>
            <w:r w:rsidR="00843AC1">
              <w:rPr>
                <w:noProof/>
                <w:webHidden/>
              </w:rPr>
              <w:fldChar w:fldCharType="end"/>
            </w:r>
          </w:hyperlink>
        </w:p>
        <w:p w14:paraId="61A2A2B6" w14:textId="4BE35535" w:rsidR="00843AC1" w:rsidRDefault="00843AC1">
          <w:pPr>
            <w:pStyle w:val="TOC2"/>
            <w:tabs>
              <w:tab w:val="right" w:leader="dot" w:pos="9350"/>
            </w:tabs>
            <w:rPr>
              <w:rFonts w:eastAsiaTheme="minorEastAsia"/>
              <w:noProof/>
            </w:rPr>
          </w:pPr>
          <w:hyperlink w:anchor="_Toc106024169" w:history="1">
            <w:r w:rsidRPr="00A41170">
              <w:rPr>
                <w:rStyle w:val="Hyperlink"/>
                <w:noProof/>
              </w:rPr>
              <w:t>Scale-Invariant Feature Transformation</w:t>
            </w:r>
            <w:r>
              <w:rPr>
                <w:noProof/>
                <w:webHidden/>
              </w:rPr>
              <w:tab/>
            </w:r>
            <w:r>
              <w:rPr>
                <w:noProof/>
                <w:webHidden/>
              </w:rPr>
              <w:fldChar w:fldCharType="begin"/>
            </w:r>
            <w:r>
              <w:rPr>
                <w:noProof/>
                <w:webHidden/>
              </w:rPr>
              <w:instrText xml:space="preserve"> PAGEREF _Toc106024169 \h </w:instrText>
            </w:r>
            <w:r>
              <w:rPr>
                <w:noProof/>
                <w:webHidden/>
              </w:rPr>
            </w:r>
            <w:r>
              <w:rPr>
                <w:noProof/>
                <w:webHidden/>
              </w:rPr>
              <w:fldChar w:fldCharType="separate"/>
            </w:r>
            <w:r>
              <w:rPr>
                <w:noProof/>
                <w:webHidden/>
              </w:rPr>
              <w:t>3</w:t>
            </w:r>
            <w:r>
              <w:rPr>
                <w:noProof/>
                <w:webHidden/>
              </w:rPr>
              <w:fldChar w:fldCharType="end"/>
            </w:r>
          </w:hyperlink>
        </w:p>
        <w:p w14:paraId="3748FE61" w14:textId="6AAB8281" w:rsidR="00843AC1" w:rsidRDefault="00843AC1">
          <w:pPr>
            <w:pStyle w:val="TOC3"/>
            <w:rPr>
              <w:rFonts w:eastAsiaTheme="minorEastAsia"/>
              <w:noProof/>
            </w:rPr>
          </w:pPr>
          <w:hyperlink w:anchor="_Toc106024170" w:history="1">
            <w:r w:rsidRPr="00A41170">
              <w:rPr>
                <w:rStyle w:val="Hyperlink"/>
                <w:noProof/>
              </w:rPr>
              <w:t>The Gaussian Scale-Space Construction</w:t>
            </w:r>
            <w:r>
              <w:rPr>
                <w:noProof/>
                <w:webHidden/>
              </w:rPr>
              <w:tab/>
            </w:r>
            <w:r>
              <w:rPr>
                <w:noProof/>
                <w:webHidden/>
              </w:rPr>
              <w:fldChar w:fldCharType="begin"/>
            </w:r>
            <w:r>
              <w:rPr>
                <w:noProof/>
                <w:webHidden/>
              </w:rPr>
              <w:instrText xml:space="preserve"> PAGEREF _Toc106024170 \h </w:instrText>
            </w:r>
            <w:r>
              <w:rPr>
                <w:noProof/>
                <w:webHidden/>
              </w:rPr>
            </w:r>
            <w:r>
              <w:rPr>
                <w:noProof/>
                <w:webHidden/>
              </w:rPr>
              <w:fldChar w:fldCharType="separate"/>
            </w:r>
            <w:r>
              <w:rPr>
                <w:noProof/>
                <w:webHidden/>
              </w:rPr>
              <w:t>4</w:t>
            </w:r>
            <w:r>
              <w:rPr>
                <w:noProof/>
                <w:webHidden/>
              </w:rPr>
              <w:fldChar w:fldCharType="end"/>
            </w:r>
          </w:hyperlink>
        </w:p>
        <w:p w14:paraId="0653960D" w14:textId="5CF7673F" w:rsidR="00843AC1" w:rsidRDefault="00843AC1">
          <w:pPr>
            <w:pStyle w:val="TOC3"/>
            <w:rPr>
              <w:rFonts w:eastAsiaTheme="minorEastAsia"/>
              <w:noProof/>
            </w:rPr>
          </w:pPr>
          <w:hyperlink w:anchor="_Toc106024171" w:history="1">
            <w:r w:rsidRPr="00A41170">
              <w:rPr>
                <w:rStyle w:val="Hyperlink"/>
                <w:noProof/>
              </w:rPr>
              <w:t>Difference of Gaussians</w:t>
            </w:r>
            <w:r>
              <w:rPr>
                <w:noProof/>
                <w:webHidden/>
              </w:rPr>
              <w:tab/>
            </w:r>
            <w:r>
              <w:rPr>
                <w:noProof/>
                <w:webHidden/>
              </w:rPr>
              <w:fldChar w:fldCharType="begin"/>
            </w:r>
            <w:r>
              <w:rPr>
                <w:noProof/>
                <w:webHidden/>
              </w:rPr>
              <w:instrText xml:space="preserve"> PAGEREF _Toc106024171 \h </w:instrText>
            </w:r>
            <w:r>
              <w:rPr>
                <w:noProof/>
                <w:webHidden/>
              </w:rPr>
            </w:r>
            <w:r>
              <w:rPr>
                <w:noProof/>
                <w:webHidden/>
              </w:rPr>
              <w:fldChar w:fldCharType="separate"/>
            </w:r>
            <w:r>
              <w:rPr>
                <w:noProof/>
                <w:webHidden/>
              </w:rPr>
              <w:t>4</w:t>
            </w:r>
            <w:r>
              <w:rPr>
                <w:noProof/>
                <w:webHidden/>
              </w:rPr>
              <w:fldChar w:fldCharType="end"/>
            </w:r>
          </w:hyperlink>
        </w:p>
        <w:p w14:paraId="4FB016C9" w14:textId="37EB75D4" w:rsidR="00843AC1" w:rsidRDefault="00843AC1">
          <w:pPr>
            <w:pStyle w:val="TOC3"/>
            <w:rPr>
              <w:rFonts w:eastAsiaTheme="minorEastAsia"/>
              <w:noProof/>
            </w:rPr>
          </w:pPr>
          <w:hyperlink w:anchor="_Toc106024172" w:history="1">
            <w:r w:rsidRPr="00A41170">
              <w:rPr>
                <w:rStyle w:val="Hyperlink"/>
                <w:noProof/>
              </w:rPr>
              <w:t>3D extrema</w:t>
            </w:r>
            <w:r>
              <w:rPr>
                <w:noProof/>
                <w:webHidden/>
              </w:rPr>
              <w:tab/>
            </w:r>
            <w:r>
              <w:rPr>
                <w:noProof/>
                <w:webHidden/>
              </w:rPr>
              <w:fldChar w:fldCharType="begin"/>
            </w:r>
            <w:r>
              <w:rPr>
                <w:noProof/>
                <w:webHidden/>
              </w:rPr>
              <w:instrText xml:space="preserve"> PAGEREF _Toc106024172 \h </w:instrText>
            </w:r>
            <w:r>
              <w:rPr>
                <w:noProof/>
                <w:webHidden/>
              </w:rPr>
            </w:r>
            <w:r>
              <w:rPr>
                <w:noProof/>
                <w:webHidden/>
              </w:rPr>
              <w:fldChar w:fldCharType="separate"/>
            </w:r>
            <w:r>
              <w:rPr>
                <w:noProof/>
                <w:webHidden/>
              </w:rPr>
              <w:t>4</w:t>
            </w:r>
            <w:r>
              <w:rPr>
                <w:noProof/>
                <w:webHidden/>
              </w:rPr>
              <w:fldChar w:fldCharType="end"/>
            </w:r>
          </w:hyperlink>
        </w:p>
        <w:p w14:paraId="3167015A" w14:textId="45C430EA" w:rsidR="00843AC1" w:rsidRDefault="00843AC1">
          <w:pPr>
            <w:pStyle w:val="TOC3"/>
            <w:rPr>
              <w:rFonts w:eastAsiaTheme="minorEastAsia"/>
              <w:noProof/>
            </w:rPr>
          </w:pPr>
          <w:hyperlink w:anchor="_Toc106024173" w:history="1">
            <w:r w:rsidRPr="00A41170">
              <w:rPr>
                <w:rStyle w:val="Hyperlink"/>
                <w:noProof/>
              </w:rPr>
              <w:t>Calculation of 3D extrema</w:t>
            </w:r>
            <w:r>
              <w:rPr>
                <w:noProof/>
                <w:webHidden/>
              </w:rPr>
              <w:tab/>
            </w:r>
            <w:r>
              <w:rPr>
                <w:noProof/>
                <w:webHidden/>
              </w:rPr>
              <w:fldChar w:fldCharType="begin"/>
            </w:r>
            <w:r>
              <w:rPr>
                <w:noProof/>
                <w:webHidden/>
              </w:rPr>
              <w:instrText xml:space="preserve"> PAGEREF _Toc106024173 \h </w:instrText>
            </w:r>
            <w:r>
              <w:rPr>
                <w:noProof/>
                <w:webHidden/>
              </w:rPr>
            </w:r>
            <w:r>
              <w:rPr>
                <w:noProof/>
                <w:webHidden/>
              </w:rPr>
              <w:fldChar w:fldCharType="separate"/>
            </w:r>
            <w:r>
              <w:rPr>
                <w:noProof/>
                <w:webHidden/>
              </w:rPr>
              <w:t>4</w:t>
            </w:r>
            <w:r>
              <w:rPr>
                <w:noProof/>
                <w:webHidden/>
              </w:rPr>
              <w:fldChar w:fldCharType="end"/>
            </w:r>
          </w:hyperlink>
        </w:p>
        <w:p w14:paraId="57AB957D" w14:textId="05F19841" w:rsidR="00843AC1" w:rsidRDefault="00843AC1">
          <w:pPr>
            <w:pStyle w:val="TOC3"/>
            <w:rPr>
              <w:rFonts w:eastAsiaTheme="minorEastAsia"/>
              <w:noProof/>
            </w:rPr>
          </w:pPr>
          <w:hyperlink w:anchor="_Toc106024174" w:history="1">
            <w:r w:rsidRPr="00A41170">
              <w:rPr>
                <w:rStyle w:val="Hyperlink"/>
                <w:noProof/>
              </w:rPr>
              <w:t>Filtering Unstable Candidate Keypoints</w:t>
            </w:r>
            <w:r>
              <w:rPr>
                <w:noProof/>
                <w:webHidden/>
              </w:rPr>
              <w:tab/>
            </w:r>
            <w:r>
              <w:rPr>
                <w:noProof/>
                <w:webHidden/>
              </w:rPr>
              <w:fldChar w:fldCharType="begin"/>
            </w:r>
            <w:r>
              <w:rPr>
                <w:noProof/>
                <w:webHidden/>
              </w:rPr>
              <w:instrText xml:space="preserve"> PAGEREF _Toc106024174 \h </w:instrText>
            </w:r>
            <w:r>
              <w:rPr>
                <w:noProof/>
                <w:webHidden/>
              </w:rPr>
            </w:r>
            <w:r>
              <w:rPr>
                <w:noProof/>
                <w:webHidden/>
              </w:rPr>
              <w:fldChar w:fldCharType="separate"/>
            </w:r>
            <w:r>
              <w:rPr>
                <w:noProof/>
                <w:webHidden/>
              </w:rPr>
              <w:t>5</w:t>
            </w:r>
            <w:r>
              <w:rPr>
                <w:noProof/>
                <w:webHidden/>
              </w:rPr>
              <w:fldChar w:fldCharType="end"/>
            </w:r>
          </w:hyperlink>
        </w:p>
        <w:p w14:paraId="6C92B44C" w14:textId="3A0ECCD3" w:rsidR="00843AC1" w:rsidRDefault="00843AC1">
          <w:pPr>
            <w:pStyle w:val="TOC3"/>
            <w:rPr>
              <w:rFonts w:eastAsiaTheme="minorEastAsia"/>
              <w:noProof/>
            </w:rPr>
          </w:pPr>
          <w:hyperlink w:anchor="_Toc106024175" w:history="1">
            <w:r w:rsidRPr="00A41170">
              <w:rPr>
                <w:rStyle w:val="Hyperlink"/>
                <w:noProof/>
              </w:rPr>
              <w:t>Orientation Assignment</w:t>
            </w:r>
            <w:r>
              <w:rPr>
                <w:noProof/>
                <w:webHidden/>
              </w:rPr>
              <w:tab/>
            </w:r>
            <w:r>
              <w:rPr>
                <w:noProof/>
                <w:webHidden/>
              </w:rPr>
              <w:fldChar w:fldCharType="begin"/>
            </w:r>
            <w:r>
              <w:rPr>
                <w:noProof/>
                <w:webHidden/>
              </w:rPr>
              <w:instrText xml:space="preserve"> PAGEREF _Toc106024175 \h </w:instrText>
            </w:r>
            <w:r>
              <w:rPr>
                <w:noProof/>
                <w:webHidden/>
              </w:rPr>
            </w:r>
            <w:r>
              <w:rPr>
                <w:noProof/>
                <w:webHidden/>
              </w:rPr>
              <w:fldChar w:fldCharType="separate"/>
            </w:r>
            <w:r>
              <w:rPr>
                <w:noProof/>
                <w:webHidden/>
              </w:rPr>
              <w:t>5</w:t>
            </w:r>
            <w:r>
              <w:rPr>
                <w:noProof/>
                <w:webHidden/>
              </w:rPr>
              <w:fldChar w:fldCharType="end"/>
            </w:r>
          </w:hyperlink>
        </w:p>
        <w:p w14:paraId="531BCA49" w14:textId="0D9F5C39" w:rsidR="00843AC1" w:rsidRDefault="00843AC1">
          <w:pPr>
            <w:pStyle w:val="TOC3"/>
            <w:rPr>
              <w:rFonts w:eastAsiaTheme="minorEastAsia"/>
              <w:noProof/>
            </w:rPr>
          </w:pPr>
          <w:hyperlink w:anchor="_Toc106024176" w:history="1">
            <w:r w:rsidRPr="00A41170">
              <w:rPr>
                <w:rStyle w:val="Hyperlink"/>
                <w:noProof/>
              </w:rPr>
              <w:t>Descriptors</w:t>
            </w:r>
            <w:r>
              <w:rPr>
                <w:noProof/>
                <w:webHidden/>
              </w:rPr>
              <w:tab/>
            </w:r>
            <w:r>
              <w:rPr>
                <w:noProof/>
                <w:webHidden/>
              </w:rPr>
              <w:fldChar w:fldCharType="begin"/>
            </w:r>
            <w:r>
              <w:rPr>
                <w:noProof/>
                <w:webHidden/>
              </w:rPr>
              <w:instrText xml:space="preserve"> PAGEREF _Toc106024176 \h </w:instrText>
            </w:r>
            <w:r>
              <w:rPr>
                <w:noProof/>
                <w:webHidden/>
              </w:rPr>
            </w:r>
            <w:r>
              <w:rPr>
                <w:noProof/>
                <w:webHidden/>
              </w:rPr>
              <w:fldChar w:fldCharType="separate"/>
            </w:r>
            <w:r>
              <w:rPr>
                <w:noProof/>
                <w:webHidden/>
              </w:rPr>
              <w:t>6</w:t>
            </w:r>
            <w:r>
              <w:rPr>
                <w:noProof/>
                <w:webHidden/>
              </w:rPr>
              <w:fldChar w:fldCharType="end"/>
            </w:r>
          </w:hyperlink>
        </w:p>
        <w:p w14:paraId="6C2C23F7" w14:textId="1EC433CB" w:rsidR="00843AC1" w:rsidRDefault="00843AC1">
          <w:pPr>
            <w:pStyle w:val="TOC3"/>
            <w:rPr>
              <w:rFonts w:eastAsiaTheme="minorEastAsia"/>
              <w:noProof/>
            </w:rPr>
          </w:pPr>
          <w:hyperlink w:anchor="_Toc106024177" w:history="1">
            <w:r w:rsidRPr="00A41170">
              <w:rPr>
                <w:rStyle w:val="Hyperlink"/>
                <w:noProof/>
              </w:rPr>
              <w:t>Identification or Comparison of Images</w:t>
            </w:r>
            <w:r>
              <w:rPr>
                <w:noProof/>
                <w:webHidden/>
              </w:rPr>
              <w:tab/>
            </w:r>
            <w:r>
              <w:rPr>
                <w:noProof/>
                <w:webHidden/>
              </w:rPr>
              <w:fldChar w:fldCharType="begin"/>
            </w:r>
            <w:r>
              <w:rPr>
                <w:noProof/>
                <w:webHidden/>
              </w:rPr>
              <w:instrText xml:space="preserve"> PAGEREF _Toc106024177 \h </w:instrText>
            </w:r>
            <w:r>
              <w:rPr>
                <w:noProof/>
                <w:webHidden/>
              </w:rPr>
            </w:r>
            <w:r>
              <w:rPr>
                <w:noProof/>
                <w:webHidden/>
              </w:rPr>
              <w:fldChar w:fldCharType="separate"/>
            </w:r>
            <w:r>
              <w:rPr>
                <w:noProof/>
                <w:webHidden/>
              </w:rPr>
              <w:t>6</w:t>
            </w:r>
            <w:r>
              <w:rPr>
                <w:noProof/>
                <w:webHidden/>
              </w:rPr>
              <w:fldChar w:fldCharType="end"/>
            </w:r>
          </w:hyperlink>
        </w:p>
        <w:p w14:paraId="746CA593" w14:textId="76577C93" w:rsidR="00843AC1" w:rsidRDefault="00843AC1">
          <w:pPr>
            <w:pStyle w:val="TOC2"/>
            <w:tabs>
              <w:tab w:val="right" w:leader="dot" w:pos="9350"/>
            </w:tabs>
            <w:rPr>
              <w:rFonts w:eastAsiaTheme="minorEastAsia"/>
              <w:noProof/>
            </w:rPr>
          </w:pPr>
          <w:hyperlink w:anchor="_Toc106024178" w:history="1">
            <w:r w:rsidRPr="00A41170">
              <w:rPr>
                <w:rStyle w:val="Hyperlink"/>
                <w:noProof/>
              </w:rPr>
              <w:t>Use of SIFT on Fingerprint Images</w:t>
            </w:r>
            <w:r>
              <w:rPr>
                <w:noProof/>
                <w:webHidden/>
              </w:rPr>
              <w:tab/>
            </w:r>
            <w:r>
              <w:rPr>
                <w:noProof/>
                <w:webHidden/>
              </w:rPr>
              <w:fldChar w:fldCharType="begin"/>
            </w:r>
            <w:r>
              <w:rPr>
                <w:noProof/>
                <w:webHidden/>
              </w:rPr>
              <w:instrText xml:space="preserve"> PAGEREF _Toc106024178 \h </w:instrText>
            </w:r>
            <w:r>
              <w:rPr>
                <w:noProof/>
                <w:webHidden/>
              </w:rPr>
            </w:r>
            <w:r>
              <w:rPr>
                <w:noProof/>
                <w:webHidden/>
              </w:rPr>
              <w:fldChar w:fldCharType="separate"/>
            </w:r>
            <w:r>
              <w:rPr>
                <w:noProof/>
                <w:webHidden/>
              </w:rPr>
              <w:t>7</w:t>
            </w:r>
            <w:r>
              <w:rPr>
                <w:noProof/>
                <w:webHidden/>
              </w:rPr>
              <w:fldChar w:fldCharType="end"/>
            </w:r>
          </w:hyperlink>
        </w:p>
        <w:p w14:paraId="0718F982" w14:textId="13B335F6" w:rsidR="00843AC1" w:rsidRDefault="00843AC1">
          <w:pPr>
            <w:pStyle w:val="TOC3"/>
            <w:rPr>
              <w:rFonts w:eastAsiaTheme="minorEastAsia"/>
              <w:noProof/>
            </w:rPr>
          </w:pPr>
          <w:hyperlink w:anchor="_Toc106024179" w:history="1">
            <w:r w:rsidRPr="00A41170">
              <w:rPr>
                <w:rStyle w:val="Hyperlink"/>
                <w:noProof/>
              </w:rPr>
              <w:t>Preprocessing (Obtaining scale space)</w:t>
            </w:r>
            <w:r>
              <w:rPr>
                <w:noProof/>
                <w:webHidden/>
              </w:rPr>
              <w:tab/>
            </w:r>
            <w:r>
              <w:rPr>
                <w:noProof/>
                <w:webHidden/>
              </w:rPr>
              <w:fldChar w:fldCharType="begin"/>
            </w:r>
            <w:r>
              <w:rPr>
                <w:noProof/>
                <w:webHidden/>
              </w:rPr>
              <w:instrText xml:space="preserve"> PAGEREF _Toc106024179 \h </w:instrText>
            </w:r>
            <w:r>
              <w:rPr>
                <w:noProof/>
                <w:webHidden/>
              </w:rPr>
            </w:r>
            <w:r>
              <w:rPr>
                <w:noProof/>
                <w:webHidden/>
              </w:rPr>
              <w:fldChar w:fldCharType="separate"/>
            </w:r>
            <w:r>
              <w:rPr>
                <w:noProof/>
                <w:webHidden/>
              </w:rPr>
              <w:t>7</w:t>
            </w:r>
            <w:r>
              <w:rPr>
                <w:noProof/>
                <w:webHidden/>
              </w:rPr>
              <w:fldChar w:fldCharType="end"/>
            </w:r>
          </w:hyperlink>
        </w:p>
        <w:p w14:paraId="6428A280" w14:textId="787A98FB" w:rsidR="00843AC1" w:rsidRDefault="00843AC1">
          <w:pPr>
            <w:pStyle w:val="TOC3"/>
            <w:rPr>
              <w:rFonts w:eastAsiaTheme="minorEastAsia"/>
              <w:noProof/>
            </w:rPr>
          </w:pPr>
          <w:hyperlink w:anchor="_Toc106024180" w:history="1">
            <w:r w:rsidRPr="00A41170">
              <w:rPr>
                <w:rStyle w:val="Hyperlink"/>
                <w:noProof/>
              </w:rPr>
              <w:t>Local Extrema &amp; Descriptor Extraction</w:t>
            </w:r>
            <w:r>
              <w:rPr>
                <w:noProof/>
                <w:webHidden/>
              </w:rPr>
              <w:tab/>
            </w:r>
            <w:r>
              <w:rPr>
                <w:noProof/>
                <w:webHidden/>
              </w:rPr>
              <w:fldChar w:fldCharType="begin"/>
            </w:r>
            <w:r>
              <w:rPr>
                <w:noProof/>
                <w:webHidden/>
              </w:rPr>
              <w:instrText xml:space="preserve"> PAGEREF _Toc106024180 \h </w:instrText>
            </w:r>
            <w:r>
              <w:rPr>
                <w:noProof/>
                <w:webHidden/>
              </w:rPr>
            </w:r>
            <w:r>
              <w:rPr>
                <w:noProof/>
                <w:webHidden/>
              </w:rPr>
              <w:fldChar w:fldCharType="separate"/>
            </w:r>
            <w:r>
              <w:rPr>
                <w:noProof/>
                <w:webHidden/>
              </w:rPr>
              <w:t>8</w:t>
            </w:r>
            <w:r>
              <w:rPr>
                <w:noProof/>
                <w:webHidden/>
              </w:rPr>
              <w:fldChar w:fldCharType="end"/>
            </w:r>
          </w:hyperlink>
        </w:p>
        <w:p w14:paraId="05EF0423" w14:textId="2C1F5638" w:rsidR="00843AC1" w:rsidRDefault="00843AC1">
          <w:pPr>
            <w:pStyle w:val="TOC3"/>
            <w:rPr>
              <w:rFonts w:eastAsiaTheme="minorEastAsia"/>
              <w:noProof/>
            </w:rPr>
          </w:pPr>
          <w:hyperlink w:anchor="_Toc106024181" w:history="1">
            <w:r w:rsidRPr="00A41170">
              <w:rPr>
                <w:rStyle w:val="Hyperlink"/>
                <w:noProof/>
              </w:rPr>
              <w:t>Point Wise Matching</w:t>
            </w:r>
            <w:r>
              <w:rPr>
                <w:noProof/>
                <w:webHidden/>
              </w:rPr>
              <w:tab/>
            </w:r>
            <w:r>
              <w:rPr>
                <w:noProof/>
                <w:webHidden/>
              </w:rPr>
              <w:fldChar w:fldCharType="begin"/>
            </w:r>
            <w:r>
              <w:rPr>
                <w:noProof/>
                <w:webHidden/>
              </w:rPr>
              <w:instrText xml:space="preserve"> PAGEREF _Toc106024181 \h </w:instrText>
            </w:r>
            <w:r>
              <w:rPr>
                <w:noProof/>
                <w:webHidden/>
              </w:rPr>
            </w:r>
            <w:r>
              <w:rPr>
                <w:noProof/>
                <w:webHidden/>
              </w:rPr>
              <w:fldChar w:fldCharType="separate"/>
            </w:r>
            <w:r>
              <w:rPr>
                <w:noProof/>
                <w:webHidden/>
              </w:rPr>
              <w:t>10</w:t>
            </w:r>
            <w:r>
              <w:rPr>
                <w:noProof/>
                <w:webHidden/>
              </w:rPr>
              <w:fldChar w:fldCharType="end"/>
            </w:r>
          </w:hyperlink>
        </w:p>
        <w:p w14:paraId="3D7E5AF4" w14:textId="434B05B3" w:rsidR="00843AC1" w:rsidRDefault="00843AC1">
          <w:pPr>
            <w:pStyle w:val="TOC2"/>
            <w:tabs>
              <w:tab w:val="right" w:leader="dot" w:pos="9350"/>
            </w:tabs>
            <w:rPr>
              <w:rFonts w:eastAsiaTheme="minorEastAsia"/>
              <w:noProof/>
            </w:rPr>
          </w:pPr>
          <w:hyperlink w:anchor="_Toc106024182" w:history="1">
            <w:r w:rsidRPr="00A41170">
              <w:rPr>
                <w:rStyle w:val="Hyperlink"/>
                <w:noProof/>
              </w:rPr>
              <w:t>Algorithm we will use against SIFT</w:t>
            </w:r>
            <w:r>
              <w:rPr>
                <w:noProof/>
                <w:webHidden/>
              </w:rPr>
              <w:tab/>
            </w:r>
            <w:r>
              <w:rPr>
                <w:noProof/>
                <w:webHidden/>
              </w:rPr>
              <w:fldChar w:fldCharType="begin"/>
            </w:r>
            <w:r>
              <w:rPr>
                <w:noProof/>
                <w:webHidden/>
              </w:rPr>
              <w:instrText xml:space="preserve"> PAGEREF _Toc106024182 \h </w:instrText>
            </w:r>
            <w:r>
              <w:rPr>
                <w:noProof/>
                <w:webHidden/>
              </w:rPr>
            </w:r>
            <w:r>
              <w:rPr>
                <w:noProof/>
                <w:webHidden/>
              </w:rPr>
              <w:fldChar w:fldCharType="separate"/>
            </w:r>
            <w:r>
              <w:rPr>
                <w:noProof/>
                <w:webHidden/>
              </w:rPr>
              <w:t>11</w:t>
            </w:r>
            <w:r>
              <w:rPr>
                <w:noProof/>
                <w:webHidden/>
              </w:rPr>
              <w:fldChar w:fldCharType="end"/>
            </w:r>
          </w:hyperlink>
        </w:p>
        <w:p w14:paraId="33740ADF" w14:textId="02D72D9B" w:rsidR="00843AC1" w:rsidRDefault="00843AC1">
          <w:pPr>
            <w:pStyle w:val="TOC3"/>
            <w:rPr>
              <w:rFonts w:eastAsiaTheme="minorEastAsia"/>
              <w:noProof/>
            </w:rPr>
          </w:pPr>
          <w:hyperlink w:anchor="_Toc106024183" w:history="1">
            <w:r w:rsidRPr="00A41170">
              <w:rPr>
                <w:rStyle w:val="Hyperlink"/>
                <w:noProof/>
              </w:rPr>
              <w:t>What is It</w:t>
            </w:r>
            <w:r>
              <w:rPr>
                <w:noProof/>
                <w:webHidden/>
              </w:rPr>
              <w:tab/>
            </w:r>
            <w:r>
              <w:rPr>
                <w:noProof/>
                <w:webHidden/>
              </w:rPr>
              <w:fldChar w:fldCharType="begin"/>
            </w:r>
            <w:r>
              <w:rPr>
                <w:noProof/>
                <w:webHidden/>
              </w:rPr>
              <w:instrText xml:space="preserve"> PAGEREF _Toc106024183 \h </w:instrText>
            </w:r>
            <w:r>
              <w:rPr>
                <w:noProof/>
                <w:webHidden/>
              </w:rPr>
            </w:r>
            <w:r>
              <w:rPr>
                <w:noProof/>
                <w:webHidden/>
              </w:rPr>
              <w:fldChar w:fldCharType="separate"/>
            </w:r>
            <w:r>
              <w:rPr>
                <w:noProof/>
                <w:webHidden/>
              </w:rPr>
              <w:t>11</w:t>
            </w:r>
            <w:r>
              <w:rPr>
                <w:noProof/>
                <w:webHidden/>
              </w:rPr>
              <w:fldChar w:fldCharType="end"/>
            </w:r>
          </w:hyperlink>
        </w:p>
        <w:p w14:paraId="05D1EAC0" w14:textId="2DA6F43B" w:rsidR="00843AC1" w:rsidRDefault="00843AC1">
          <w:pPr>
            <w:pStyle w:val="TOC3"/>
            <w:rPr>
              <w:rFonts w:eastAsiaTheme="minorEastAsia"/>
              <w:noProof/>
            </w:rPr>
          </w:pPr>
          <w:hyperlink w:anchor="_Toc106024184" w:history="1">
            <w:r w:rsidRPr="00A41170">
              <w:rPr>
                <w:rStyle w:val="Hyperlink"/>
                <w:noProof/>
              </w:rPr>
              <w:t>Characteristics</w:t>
            </w:r>
            <w:r>
              <w:rPr>
                <w:noProof/>
                <w:webHidden/>
              </w:rPr>
              <w:tab/>
            </w:r>
            <w:r>
              <w:rPr>
                <w:noProof/>
                <w:webHidden/>
              </w:rPr>
              <w:fldChar w:fldCharType="begin"/>
            </w:r>
            <w:r>
              <w:rPr>
                <w:noProof/>
                <w:webHidden/>
              </w:rPr>
              <w:instrText xml:space="preserve"> PAGEREF _Toc106024184 \h </w:instrText>
            </w:r>
            <w:r>
              <w:rPr>
                <w:noProof/>
                <w:webHidden/>
              </w:rPr>
            </w:r>
            <w:r>
              <w:rPr>
                <w:noProof/>
                <w:webHidden/>
              </w:rPr>
              <w:fldChar w:fldCharType="separate"/>
            </w:r>
            <w:r>
              <w:rPr>
                <w:noProof/>
                <w:webHidden/>
              </w:rPr>
              <w:t>11</w:t>
            </w:r>
            <w:r>
              <w:rPr>
                <w:noProof/>
                <w:webHidden/>
              </w:rPr>
              <w:fldChar w:fldCharType="end"/>
            </w:r>
          </w:hyperlink>
        </w:p>
        <w:p w14:paraId="61278424" w14:textId="39009C37" w:rsidR="00843AC1" w:rsidRDefault="00843AC1">
          <w:pPr>
            <w:pStyle w:val="TOC3"/>
            <w:rPr>
              <w:rFonts w:eastAsiaTheme="minorEastAsia"/>
              <w:noProof/>
            </w:rPr>
          </w:pPr>
          <w:hyperlink w:anchor="_Toc106024185" w:history="1">
            <w:r w:rsidRPr="00A41170">
              <w:rPr>
                <w:rStyle w:val="Hyperlink"/>
                <w:noProof/>
              </w:rPr>
              <w:t>How it works</w:t>
            </w:r>
            <w:r>
              <w:rPr>
                <w:noProof/>
                <w:webHidden/>
              </w:rPr>
              <w:tab/>
            </w:r>
            <w:r>
              <w:rPr>
                <w:noProof/>
                <w:webHidden/>
              </w:rPr>
              <w:fldChar w:fldCharType="begin"/>
            </w:r>
            <w:r>
              <w:rPr>
                <w:noProof/>
                <w:webHidden/>
              </w:rPr>
              <w:instrText xml:space="preserve"> PAGEREF _Toc106024185 \h </w:instrText>
            </w:r>
            <w:r>
              <w:rPr>
                <w:noProof/>
                <w:webHidden/>
              </w:rPr>
            </w:r>
            <w:r>
              <w:rPr>
                <w:noProof/>
                <w:webHidden/>
              </w:rPr>
              <w:fldChar w:fldCharType="separate"/>
            </w:r>
            <w:r>
              <w:rPr>
                <w:noProof/>
                <w:webHidden/>
              </w:rPr>
              <w:t>11</w:t>
            </w:r>
            <w:r>
              <w:rPr>
                <w:noProof/>
                <w:webHidden/>
              </w:rPr>
              <w:fldChar w:fldCharType="end"/>
            </w:r>
          </w:hyperlink>
        </w:p>
        <w:p w14:paraId="4405425A" w14:textId="76DCF780" w:rsidR="00843AC1" w:rsidRDefault="00843AC1">
          <w:pPr>
            <w:pStyle w:val="TOC3"/>
            <w:rPr>
              <w:rFonts w:eastAsiaTheme="minorEastAsia"/>
              <w:noProof/>
            </w:rPr>
          </w:pPr>
          <w:hyperlink w:anchor="_Toc106024186" w:history="1">
            <w:r w:rsidRPr="00A41170">
              <w:rPr>
                <w:rStyle w:val="Hyperlink"/>
                <w:noProof/>
              </w:rPr>
              <w:t>Performance</w:t>
            </w:r>
            <w:r>
              <w:rPr>
                <w:noProof/>
                <w:webHidden/>
              </w:rPr>
              <w:tab/>
            </w:r>
            <w:r>
              <w:rPr>
                <w:noProof/>
                <w:webHidden/>
              </w:rPr>
              <w:fldChar w:fldCharType="begin"/>
            </w:r>
            <w:r>
              <w:rPr>
                <w:noProof/>
                <w:webHidden/>
              </w:rPr>
              <w:instrText xml:space="preserve"> PAGEREF _Toc106024186 \h </w:instrText>
            </w:r>
            <w:r>
              <w:rPr>
                <w:noProof/>
                <w:webHidden/>
              </w:rPr>
            </w:r>
            <w:r>
              <w:rPr>
                <w:noProof/>
                <w:webHidden/>
              </w:rPr>
              <w:fldChar w:fldCharType="separate"/>
            </w:r>
            <w:r>
              <w:rPr>
                <w:noProof/>
                <w:webHidden/>
              </w:rPr>
              <w:t>11</w:t>
            </w:r>
            <w:r>
              <w:rPr>
                <w:noProof/>
                <w:webHidden/>
              </w:rPr>
              <w:fldChar w:fldCharType="end"/>
            </w:r>
          </w:hyperlink>
        </w:p>
        <w:p w14:paraId="2620B414" w14:textId="18CF5868" w:rsidR="00717EEE" w:rsidRDefault="00717EEE" w:rsidP="00D03EB1">
          <w:r>
            <w:rPr>
              <w:b/>
              <w:bCs/>
              <w:noProof/>
            </w:rPr>
            <w:fldChar w:fldCharType="end"/>
          </w:r>
        </w:p>
      </w:sdtContent>
    </w:sdt>
    <w:p w14:paraId="48ABEDB3" w14:textId="0A8AC754" w:rsidR="006B4AB7" w:rsidRDefault="00717EEE" w:rsidP="006B4AB7">
      <w:r>
        <w:br w:type="page"/>
      </w:r>
    </w:p>
    <w:p w14:paraId="342FD9E6" w14:textId="42979C8F" w:rsidR="006B4AB7" w:rsidRDefault="006B4AB7" w:rsidP="008A2FC3">
      <w:pPr>
        <w:pStyle w:val="Heading1"/>
      </w:pPr>
      <w:bookmarkStart w:id="27" w:name="_Toc106024168"/>
      <w:r>
        <w:lastRenderedPageBreak/>
        <w:t>Fingerprint</w:t>
      </w:r>
      <w:ins w:id="28" w:author="10736694 Terence" w:date="2022-06-13T10:34:00Z">
        <w:r w:rsidR="000F4763">
          <w:t xml:space="preserve"> Matching</w:t>
        </w:r>
      </w:ins>
      <w:r>
        <w:t xml:space="preserve"> </w:t>
      </w:r>
      <w:commentRangeStart w:id="29"/>
      <w:r>
        <w:t>Algorithms</w:t>
      </w:r>
      <w:commentRangeEnd w:id="29"/>
      <w:r w:rsidR="00CA774E">
        <w:rPr>
          <w:rStyle w:val="CommentReference"/>
          <w:rFonts w:asciiTheme="minorHAnsi" w:eastAsiaTheme="minorHAnsi" w:hAnsiTheme="minorHAnsi" w:cstheme="minorBidi"/>
          <w:color w:val="auto"/>
        </w:rPr>
        <w:commentReference w:id="29"/>
      </w:r>
      <w:bookmarkEnd w:id="27"/>
    </w:p>
    <w:p w14:paraId="76BD4AF2" w14:textId="60C25F06" w:rsidR="00CA774E" w:rsidDel="000F4763" w:rsidRDefault="00CA774E" w:rsidP="00541076">
      <w:pPr>
        <w:pStyle w:val="Heading2"/>
        <w:rPr>
          <w:del w:id="30" w:author="10736694 Terence" w:date="2022-06-13T10:34:00Z"/>
        </w:rPr>
      </w:pPr>
      <w:ins w:id="31" w:author="Crystal Andy" w:date="2022-06-11T14:05:00Z">
        <w:del w:id="32" w:author="10736694 Terence" w:date="2022-06-13T10:34:00Z">
          <w:r w:rsidDel="000F4763">
            <w:delText>……………………………………………..</w:delText>
          </w:r>
        </w:del>
      </w:ins>
    </w:p>
    <w:p w14:paraId="1BC45C0C" w14:textId="1A98E2B9" w:rsidR="000F4763" w:rsidRPr="000F4763" w:rsidRDefault="000F4763" w:rsidP="000F4763">
      <w:pPr>
        <w:rPr>
          <w:ins w:id="33" w:author="10736694 Terence" w:date="2022-06-13T10:34:00Z"/>
        </w:rPr>
        <w:pPrChange w:id="34" w:author="10736694 Terence" w:date="2022-06-13T10:34:00Z">
          <w:pPr>
            <w:pStyle w:val="Heading2"/>
          </w:pPr>
        </w:pPrChange>
      </w:pPr>
      <w:ins w:id="35" w:author="10736694 Terence" w:date="2022-06-13T10:34:00Z">
        <w:r>
          <w:t>A f</w:t>
        </w:r>
      </w:ins>
      <w:ins w:id="36" w:author="10736694 Terence" w:date="2022-06-13T10:37:00Z">
        <w:r>
          <w:t>ingerprint ma</w:t>
        </w:r>
      </w:ins>
      <w:ins w:id="37" w:author="10736694 Terence" w:date="2022-06-13T10:51:00Z">
        <w:r w:rsidR="00E45FEA">
          <w:t xml:space="preserve">tching algorithm </w:t>
        </w:r>
      </w:ins>
      <w:ins w:id="38" w:author="10736694 Terence" w:date="2022-06-13T11:11:00Z">
        <w:r w:rsidR="0024456F">
          <w:t>revolves around comparing previously stored templates of fingerprints against candidate fingerprints usually for the p</w:t>
        </w:r>
      </w:ins>
      <w:ins w:id="39" w:author="10736694 Terence" w:date="2022-06-13T11:12:00Z">
        <w:r w:rsidR="0024456F">
          <w:t>urpose of authentication</w:t>
        </w:r>
        <w:r w:rsidR="0024456F">
          <w:fldChar w:fldCharType="begin"/>
        </w:r>
        <w:r w:rsidR="0024456F">
          <w:instrText xml:space="preserve"> HYPERLINK "file:///C:\\Users\\Andy\\Downloads\\Documents\\A04_0201_2.PDF" </w:instrText>
        </w:r>
        <w:r w:rsidR="0024456F">
          <w:fldChar w:fldCharType="separate"/>
        </w:r>
        <w:r w:rsidR="0024456F">
          <w:rPr>
            <w:rStyle w:val="Hyperlink"/>
          </w:rPr>
          <w:t>A04_0201_2.PDF</w:t>
        </w:r>
        <w:r w:rsidR="0024456F">
          <w:fldChar w:fldCharType="end"/>
        </w:r>
        <w:r w:rsidR="0024456F">
          <w:t xml:space="preserve">. </w:t>
        </w:r>
      </w:ins>
    </w:p>
    <w:p w14:paraId="264A333B" w14:textId="5E1F6D9F" w:rsidR="006B4AB7" w:rsidRDefault="006B4AB7" w:rsidP="00541076">
      <w:pPr>
        <w:pStyle w:val="Heading2"/>
      </w:pPr>
      <w:bookmarkStart w:id="40" w:name="_Toc106024169"/>
      <w:r>
        <w:t>S</w:t>
      </w:r>
      <w:r w:rsidR="009F1D81">
        <w:t>cale-Invariant Feature Transformation</w:t>
      </w:r>
      <w:bookmarkEnd w:id="40"/>
    </w:p>
    <w:p w14:paraId="79342FDA" w14:textId="16A31820" w:rsidR="00A14CC8" w:rsidRDefault="00406A81" w:rsidP="00406A81">
      <w:r>
        <w:t>Scale-Invariant Feature Transform</w:t>
      </w:r>
      <w:r w:rsidR="009F1D81">
        <w:t>ation</w:t>
      </w:r>
      <w:r>
        <w:t xml:space="preserve"> (SIFT) is a </w:t>
      </w:r>
      <w:commentRangeStart w:id="41"/>
      <w:commentRangeStart w:id="42"/>
      <w:commentRangeStart w:id="43"/>
      <w:r>
        <w:t>computer vision</w:t>
      </w:r>
      <w:commentRangeEnd w:id="41"/>
      <w:r w:rsidR="00AF4091">
        <w:rPr>
          <w:rStyle w:val="CommentReference"/>
        </w:rPr>
        <w:commentReference w:id="41"/>
      </w:r>
      <w:commentRangeEnd w:id="42"/>
      <w:r w:rsidR="008C358F">
        <w:rPr>
          <w:rStyle w:val="CommentReference"/>
        </w:rPr>
        <w:commentReference w:id="42"/>
      </w:r>
      <w:commentRangeEnd w:id="43"/>
      <w:r w:rsidR="008C358F">
        <w:rPr>
          <w:rStyle w:val="CommentReference"/>
        </w:rPr>
        <w:commentReference w:id="43"/>
      </w:r>
      <w:r>
        <w:t xml:space="preserve"> algorithm to describe, detect and match local features in digital images.  It locates certain </w:t>
      </w:r>
      <w:r w:rsidR="007F2B6A">
        <w:t>keypoint</w:t>
      </w:r>
      <w:r>
        <w:t xml:space="preserve">s and then furnishes them with </w:t>
      </w:r>
      <w:r w:rsidRPr="00392E1B">
        <w:rPr>
          <w:b/>
          <w:bCs/>
        </w:rPr>
        <w:t>quantitative information</w:t>
      </w:r>
      <w:r w:rsidR="006D56AF">
        <w:t xml:space="preserve"> or </w:t>
      </w:r>
      <w:r w:rsidR="006D56AF" w:rsidRPr="00CA4EC1">
        <w:rPr>
          <w:b/>
          <w:bCs/>
        </w:rPr>
        <w:t>descriptors</w:t>
      </w:r>
      <w:r w:rsidR="006D56AF">
        <w:t xml:space="preserve"> that can be used for object recognition</w:t>
      </w:r>
      <w:r w:rsidR="00100984">
        <w:t>.</w:t>
      </w:r>
      <w:r w:rsidR="00670F0B">
        <w:t xml:space="preserve"> </w:t>
      </w:r>
      <w:hyperlink r:id="rId14" w:anchor=":~:text=Scale%2DInvariant%20Feature%20Transform%20(SIFT)%E2%80%94SIFT%20is%20an,Keypoints%20Detection%2C%20and%20Feature%20Description." w:history="1">
        <w:r w:rsidR="00670F0B">
          <w:rPr>
            <w:rStyle w:val="Hyperlink"/>
          </w:rPr>
          <w:t>Scale-Invariant Feature Transform - an overview | ScienceDirect Topics</w:t>
        </w:r>
      </w:hyperlink>
    </w:p>
    <w:p w14:paraId="7E9E91C8" w14:textId="77777777" w:rsidR="00F873DC" w:rsidRDefault="00F873DC" w:rsidP="00F873DC">
      <w:r>
        <w:t>The Scale-Invariant Feature Transform (SIFT) algorithm consists of two successive and independent operations. These are</w:t>
      </w:r>
    </w:p>
    <w:p w14:paraId="244BAFE7" w14:textId="77777777" w:rsidR="00F873DC" w:rsidRDefault="00F873DC" w:rsidP="00F873DC">
      <w:pPr>
        <w:pStyle w:val="ListParagraph"/>
        <w:numPr>
          <w:ilvl w:val="0"/>
          <w:numId w:val="8"/>
        </w:numPr>
      </w:pPr>
      <w:r>
        <w:t>The detection of interesting points (keypoints)</w:t>
      </w:r>
    </w:p>
    <w:p w14:paraId="09E13442" w14:textId="019DA0D4" w:rsidR="00F873DC" w:rsidRDefault="00F873DC" w:rsidP="00406A81">
      <w:pPr>
        <w:pStyle w:val="ListParagraph"/>
        <w:numPr>
          <w:ilvl w:val="0"/>
          <w:numId w:val="8"/>
        </w:numPr>
      </w:pPr>
      <w:r>
        <w:t>The extraction of a descriptor associated to each of the keypoints.</w:t>
      </w:r>
      <w:moveFromRangeStart w:id="44" w:author="Crystal Andy" w:date="2022-06-11T11:07:00Z" w:name="move105838093"/>
      <w:del w:id="45" w:author="Crystal Andy" w:date="2022-06-11T11:07:00Z">
        <w:r w:rsidDel="0080511A">
          <w:delText>Since these descriptors are robust, they are usually used for matching pairs of images. (</w:delText>
        </w:r>
        <w:r w:rsidRPr="00575015" w:rsidDel="0080511A">
          <w:delText xml:space="preserve"> </w:delText>
        </w:r>
        <w:r w:rsidDel="0080511A">
          <w:fldChar w:fldCharType="begin"/>
        </w:r>
        <w:r w:rsidDel="0080511A">
          <w:delInstrText xml:space="preserve"> HYPERLINK "file:///C:\\Users\\Andy\\Downloads\\Documents\\article.pdf" </w:delInstrText>
        </w:r>
        <w:r w:rsidDel="0080511A">
          <w:fldChar w:fldCharType="separate"/>
        </w:r>
        <w:r w:rsidDel="0080511A">
          <w:rPr>
            <w:rStyle w:val="Hyperlink"/>
          </w:rPr>
          <w:delText>*article.pdf</w:delText>
        </w:r>
        <w:r w:rsidDel="0080511A">
          <w:rPr>
            <w:rStyle w:val="Hyperlink"/>
          </w:rPr>
          <w:fldChar w:fldCharType="end"/>
        </w:r>
        <w:r w:rsidDel="0080511A">
          <w:delText xml:space="preserve">) . Video stabilization is another popular application of the SIFT method, however, the scope of this research will be limited to image recognition, </w:delText>
        </w:r>
        <w:r w:rsidRPr="00A14CC8" w:rsidDel="0080511A">
          <w:rPr>
            <w:b/>
            <w:bCs/>
          </w:rPr>
          <w:delText>more specifically finger print image recognition</w:delText>
        </w:r>
        <w:r w:rsidDel="0080511A">
          <w:delText xml:space="preserve">. </w:delText>
        </w:r>
      </w:del>
      <w:moveFromRangeEnd w:id="44"/>
    </w:p>
    <w:p w14:paraId="172F840A" w14:textId="224A4697" w:rsidR="00F873DC" w:rsidRDefault="00F873DC" w:rsidP="00F873DC">
      <w:pPr>
        <w:pStyle w:val="Heading4"/>
      </w:pPr>
      <w:r>
        <w:t>Descriptors</w:t>
      </w:r>
    </w:p>
    <w:p w14:paraId="5D93EB5C" w14:textId="4FDB1C20" w:rsidR="00544BF8" w:rsidRDefault="00A14CC8" w:rsidP="00406A81">
      <w:r>
        <w:t>(</w:t>
      </w:r>
      <w:r>
        <w:rPr>
          <w:b/>
          <w:bCs/>
        </w:rPr>
        <w:t xml:space="preserve">Descriptors are </w:t>
      </w:r>
      <w:r w:rsidR="00392E1B">
        <w:rPr>
          <w:b/>
          <w:bCs/>
        </w:rPr>
        <w:t>the quantitative information you get after undergoing all the procedures</w:t>
      </w:r>
      <w:r>
        <w:rPr>
          <w:b/>
          <w:bCs/>
        </w:rPr>
        <w:t xml:space="preserve">) </w:t>
      </w:r>
      <w:r w:rsidR="00100984">
        <w:t>These descriptors are invariant against various transformations</w:t>
      </w:r>
      <w:r w:rsidR="00CF6DA4">
        <w:t xml:space="preserve"> such as image translation, rotation and scaling</w:t>
      </w:r>
      <w:r w:rsidR="00100984">
        <w:t xml:space="preserve"> which might make images look different although they represent the same object.</w:t>
      </w:r>
      <w:r w:rsidR="00CF6DA4">
        <w:t>(</w:t>
      </w:r>
      <w:r w:rsidR="00CF6DA4" w:rsidRPr="00CF6DA4">
        <w:t xml:space="preserve"> </w:t>
      </w:r>
      <w:hyperlink r:id="rId15" w:history="1">
        <w:r w:rsidR="00CF6DA4">
          <w:rPr>
            <w:rStyle w:val="Hyperlink"/>
          </w:rPr>
          <w:t>SIFT - Scale-Invariant Feature Transform (weitz.de)</w:t>
        </w:r>
      </w:hyperlink>
      <w:r w:rsidR="00CF6DA4">
        <w:t>) SIFT descriptors have also proved to be robust to a wide family of image transformations including viewport changes, noise, blur, scene deformation and contrast changes while remaining discriminative enough for matching purposes.</w:t>
      </w:r>
      <w:r w:rsidR="00D13588">
        <w:t xml:space="preserve"> </w:t>
      </w:r>
    </w:p>
    <w:p w14:paraId="23D2E313" w14:textId="75AE8A9F" w:rsidR="00F873DC" w:rsidRDefault="00F873DC" w:rsidP="00F873DC">
      <w:pPr>
        <w:pStyle w:val="Heading4"/>
        <w:rPr>
          <w:ins w:id="46" w:author="Crystal Andy" w:date="2022-06-11T14:06:00Z"/>
        </w:rPr>
      </w:pPr>
      <w:r>
        <w:t>Keypoints</w:t>
      </w:r>
    </w:p>
    <w:p w14:paraId="414EB9CB" w14:textId="02F14149" w:rsidR="0080511A" w:rsidRDefault="008F10BD" w:rsidP="0080511A">
      <w:pPr>
        <w:rPr>
          <w:moveTo w:id="47" w:author="Crystal Andy" w:date="2022-06-11T11:06:00Z"/>
        </w:rPr>
      </w:pPr>
      <w:ins w:id="48" w:author="Crystal Andy" w:date="2022-06-11T11:05:00Z">
        <w:r>
          <w:rPr>
            <w:b/>
            <w:bCs/>
          </w:rPr>
          <w:t>K</w:t>
        </w:r>
      </w:ins>
      <w:ins w:id="49" w:author="Crystal Andy" w:date="2022-06-11T11:04:00Z">
        <w:r w:rsidR="0087688C">
          <w:rPr>
            <w:b/>
            <w:bCs/>
          </w:rPr>
          <w:t>eypoint</w:t>
        </w:r>
      </w:ins>
      <w:r>
        <w:rPr>
          <w:b/>
          <w:bCs/>
        </w:rPr>
        <w:t xml:space="preserve">s </w:t>
      </w:r>
      <w:r>
        <w:t>are interesting</w:t>
      </w:r>
      <w:r w:rsidR="00F873DC">
        <w:t xml:space="preserve"> points</w:t>
      </w:r>
      <w:ins w:id="50" w:author="Crystal Andy" w:date="2022-06-11T11:05:00Z">
        <w:r w:rsidR="0087688C">
          <w:rPr>
            <w:b/>
            <w:bCs/>
          </w:rPr>
          <w:t xml:space="preserve"> </w:t>
        </w:r>
      </w:ins>
      <w:moveToRangeStart w:id="51" w:author="Crystal Andy" w:date="2022-06-11T11:06:00Z" w:name="move105837992"/>
      <w:moveTo w:id="52" w:author="Crystal Andy" w:date="2022-06-11T11:06:00Z">
        <w:r w:rsidR="0080511A">
          <w:t>whose center position and characteristic scale are accurately located</w:t>
        </w:r>
      </w:moveTo>
      <w:r>
        <w:t xml:space="preserve">, </w:t>
      </w:r>
      <w:moveTo w:id="53" w:author="Crystal Andy" w:date="2022-06-11T11:06:00Z">
        <w:r w:rsidR="00F873DC">
          <w:t>for</w:t>
        </w:r>
        <w:r w:rsidR="0080511A">
          <w:t xml:space="preserve"> each keypoint, the size, center and orientation are normalized. Due to this normalization the keypoints remain invariant to any translation, scale change or rotation.</w:t>
        </w:r>
      </w:moveTo>
    </w:p>
    <w:moveToRangeEnd w:id="51"/>
    <w:p w14:paraId="1573E5EA" w14:textId="01065C6B" w:rsidR="00A56CF7" w:rsidRDefault="00343B59" w:rsidP="00B41CDC">
      <w:pPr>
        <w:rPr>
          <w:ins w:id="54" w:author="Crystal Andy" w:date="2022-06-11T11:07:00Z"/>
        </w:rPr>
      </w:pPr>
      <w:del w:id="55" w:author="Crystal Andy" w:date="2022-06-11T11:06:00Z">
        <w:r w:rsidRPr="00343B59" w:rsidDel="0080511A">
          <w:rPr>
            <w:b/>
            <w:bCs/>
          </w:rPr>
          <w:delText xml:space="preserve">(KEYPOINT SECTION STARTED FROM HERE) </w:delText>
        </w:r>
      </w:del>
      <w:r w:rsidR="00D13588" w:rsidRPr="00343B59">
        <w:t>SIFT</w:t>
      </w:r>
      <w:r w:rsidR="00D13588">
        <w:t xml:space="preserve"> detects a series of keypoints from multiscale</w:t>
      </w:r>
      <w:r w:rsidR="002B32FF">
        <w:t xml:space="preserve"> image representation. This multiscale representation consists of a set of increasingly blurred images. </w:t>
      </w:r>
      <w:del w:id="56" w:author="Crystal Andy" w:date="2022-06-11T11:06:00Z">
        <w:r w:rsidR="002B32FF" w:rsidDel="0080511A">
          <w:delText>Each key point is</w:delText>
        </w:r>
      </w:del>
      <w:r w:rsidR="002B32FF">
        <w:t xml:space="preserve"> </w:t>
      </w:r>
      <w:moveFromRangeStart w:id="57" w:author="Crystal Andy" w:date="2022-06-11T11:06:00Z" w:name="move105837992"/>
      <w:moveFrom w:id="58" w:author="Crystal Andy" w:date="2022-06-11T11:06:00Z">
        <w:r w:rsidR="002B32FF" w:rsidDel="0080511A">
          <w:t>a blob-like structure whose center position and characteristic scale are accurately located</w:t>
        </w:r>
        <w:r w:rsidR="001F4D95" w:rsidDel="0080511A">
          <w:t xml:space="preserve">. The dominant orientation over a region which surrounds one of these </w:t>
        </w:r>
        <w:r w:rsidR="0096422E" w:rsidDel="0080511A">
          <w:t>key points</w:t>
        </w:r>
        <w:r w:rsidR="001F4D95" w:rsidDel="0080511A">
          <w:t>.</w:t>
        </w:r>
        <w:r w:rsidR="0096422E" w:rsidDel="0080511A">
          <w:t xml:space="preserve"> For each key point, the size, center and orientation are normalized.</w:t>
        </w:r>
        <w:r w:rsidR="00A56CF7" w:rsidDel="0080511A">
          <w:t xml:space="preserve"> Due to this normalization the key points also remain invariant to any translation, scale change or rotation.</w:t>
        </w:r>
      </w:moveFrom>
      <w:moveFromRangeEnd w:id="57"/>
    </w:p>
    <w:p w14:paraId="7A79C5B2" w14:textId="2E79B6E0" w:rsidR="0080511A" w:rsidRDefault="0080511A" w:rsidP="00B41CDC">
      <w:pPr>
        <w:rPr>
          <w:ins w:id="59" w:author="Crystal Andy" w:date="2022-06-11T11:08:00Z"/>
        </w:rPr>
      </w:pPr>
      <w:ins w:id="60" w:author="Crystal Andy" w:date="2022-06-11T11:07:00Z">
        <w:r>
          <w:t xml:space="preserve">SIFT also </w:t>
        </w:r>
      </w:ins>
      <w:ins w:id="61" w:author="Crystal Andy" w:date="2022-06-11T11:08:00Z">
        <w:r>
          <w:t xml:space="preserve">extracts descriptors associated with these keypoints. </w:t>
        </w:r>
      </w:ins>
      <w:ins w:id="62" w:author="Crystal Andy" w:date="2022-06-11T11:07:00Z">
        <w:r>
          <w:t>Since these descriptors are robust, they are usually used for matching pairs of images. (</w:t>
        </w:r>
        <w:r w:rsidRPr="00575015">
          <w:t xml:space="preserve"> </w:t>
        </w:r>
        <w:r>
          <w:fldChar w:fldCharType="begin"/>
        </w:r>
        <w:r>
          <w:instrText xml:space="preserve"> HYPERLINK "file:///C:\\Users\\Andy\\Downloads\\Documents\\article.pdf" </w:instrText>
        </w:r>
        <w:r>
          <w:fldChar w:fldCharType="separate"/>
        </w:r>
        <w:r>
          <w:rPr>
            <w:rStyle w:val="Hyperlink"/>
          </w:rPr>
          <w:t>*article.pdf</w:t>
        </w:r>
        <w:r>
          <w:rPr>
            <w:rStyle w:val="Hyperlink"/>
          </w:rPr>
          <w:fldChar w:fldCharType="end"/>
        </w:r>
        <w:proofErr w:type="gramStart"/>
        <w:r>
          <w:t>) .</w:t>
        </w:r>
        <w:proofErr w:type="gramEnd"/>
        <w:r>
          <w:t xml:space="preserve"> </w:t>
        </w:r>
      </w:ins>
    </w:p>
    <w:p w14:paraId="354011DA" w14:textId="3A6F6AE2" w:rsidR="00282B4F" w:rsidRDefault="0080511A" w:rsidP="00B41CDC">
      <w:ins w:id="63" w:author="Crystal Andy" w:date="2022-06-11T11:07:00Z">
        <w:r>
          <w:t xml:space="preserve">Video stabilization is another popular application of the SIFT method, however, the scope of this research will be limited to image recognition, </w:t>
        </w:r>
        <w:r w:rsidRPr="00C27E09">
          <w:rPr>
            <w:b/>
            <w:bCs/>
          </w:rPr>
          <w:t>more specifically finger print image recognition</w:t>
        </w:r>
        <w:r>
          <w:t>.</w:t>
        </w:r>
      </w:ins>
    </w:p>
    <w:p w14:paraId="39FFC43E" w14:textId="349838EB" w:rsidR="00282B4F" w:rsidRPr="00FC69EE" w:rsidRDefault="00282B4F" w:rsidP="00FC69EE">
      <w:pPr>
        <w:pStyle w:val="NoSpacing"/>
        <w:rPr>
          <w:b/>
          <w:bCs/>
        </w:rPr>
      </w:pPr>
      <w:r w:rsidRPr="00FC69EE">
        <w:rPr>
          <w:b/>
          <w:bCs/>
        </w:rPr>
        <w:t xml:space="preserve">Why is it necessary </w:t>
      </w:r>
    </w:p>
    <w:p w14:paraId="4ECC53A1" w14:textId="39CDF13C" w:rsidR="00282B4F" w:rsidRDefault="00282B4F" w:rsidP="00B41CDC">
      <w:pPr>
        <w:rPr>
          <w:b/>
          <w:bCs/>
        </w:rPr>
      </w:pPr>
      <w:r>
        <w:t xml:space="preserve">SIFT is necessary because </w:t>
      </w:r>
      <w:r w:rsidR="00285A32">
        <w:t xml:space="preserve">it produces </w:t>
      </w:r>
      <w:r>
        <w:t xml:space="preserve">unique </w:t>
      </w:r>
      <w:r w:rsidR="00392E1B">
        <w:t>descriptors</w:t>
      </w:r>
      <w:r>
        <w:t xml:space="preserve"> </w:t>
      </w:r>
      <w:r w:rsidR="00392E1B">
        <w:t>on each fingerprint making it a useful technique to match two fingerprint images</w:t>
      </w:r>
      <w:r w:rsidR="00285A32">
        <w:t>. Due to the nature of</w:t>
      </w:r>
      <w:r w:rsidR="00392E1B">
        <w:t xml:space="preserve"> these descriptors</w:t>
      </w:r>
      <w:r w:rsidR="00285A32">
        <w:t>, comparison between samples can be undertaken</w:t>
      </w:r>
      <w:r w:rsidR="00392E1B">
        <w:t xml:space="preserve"> regardless of how distorted the image being used for comparison is, a match is still generated.</w:t>
      </w:r>
      <w:r w:rsidR="00FC69EE">
        <w:t xml:space="preserve"> (</w:t>
      </w:r>
      <w:r w:rsidR="00FC69EE">
        <w:rPr>
          <w:b/>
          <w:bCs/>
        </w:rPr>
        <w:t>REFINE ENGLISH)</w:t>
      </w:r>
    </w:p>
    <w:p w14:paraId="2CAC6C0E" w14:textId="20AB2982" w:rsidR="005B556C" w:rsidRDefault="005B556C" w:rsidP="00B41CDC">
      <w:pPr>
        <w:rPr>
          <w:b/>
          <w:bCs/>
        </w:rPr>
      </w:pPr>
      <w:r>
        <w:rPr>
          <w:b/>
          <w:bCs/>
        </w:rPr>
        <w:t>The PROCEEDURES ASSOCIATED WITH SIFT</w:t>
      </w:r>
    </w:p>
    <w:p w14:paraId="61642C80" w14:textId="73376831" w:rsidR="005B556C" w:rsidRPr="005B556C" w:rsidRDefault="005B556C" w:rsidP="00B41CDC">
      <w:r>
        <w:t>To</w:t>
      </w:r>
      <w:r w:rsidR="00FA07CD">
        <w:t xml:space="preserve"> find these keypoints there are series of steps to follow these are:</w:t>
      </w:r>
    </w:p>
    <w:p w14:paraId="0E32A28C" w14:textId="1EB5D3A1" w:rsidR="00B41CDC" w:rsidRDefault="00B41CDC" w:rsidP="00B41CDC">
      <w:pPr>
        <w:pStyle w:val="Heading3"/>
      </w:pPr>
      <w:bookmarkStart w:id="64" w:name="_Toc106024170"/>
      <w:r>
        <w:lastRenderedPageBreak/>
        <w:t>The Gaussian Scale-Space</w:t>
      </w:r>
      <w:r w:rsidR="00FA07CD">
        <w:t xml:space="preserve"> Construction</w:t>
      </w:r>
      <w:bookmarkEnd w:id="64"/>
    </w:p>
    <w:p w14:paraId="7CB4DB75" w14:textId="67B1F3A3" w:rsidR="00110434" w:rsidRDefault="00FA07CD" w:rsidP="005B556C">
      <w:r>
        <w:t xml:space="preserve">Keypoints in SIFT are invariant to scale-changes. </w:t>
      </w:r>
      <w:r w:rsidR="005B556C">
        <w:t xml:space="preserve">In order to attain this scale invariance, SIFT is built on a </w:t>
      </w:r>
      <w:r>
        <w:t>G</w:t>
      </w:r>
      <w:r w:rsidR="005B556C">
        <w:t xml:space="preserve">aussian </w:t>
      </w:r>
      <w:r>
        <w:t>S</w:t>
      </w:r>
      <w:r w:rsidR="005B556C">
        <w:t>cale</w:t>
      </w:r>
      <w:r>
        <w:t>-S</w:t>
      </w:r>
      <w:r w:rsidR="005B556C">
        <w:t>pace. A Gaussian Scale-Space is a multiscale image representation simulating the family of all possible zoom-outs through increasingly blurred versions of the input image (</w:t>
      </w:r>
      <w:r w:rsidR="005B556C" w:rsidRPr="00575015">
        <w:t xml:space="preserve"> </w:t>
      </w:r>
      <w:hyperlink r:id="rId16" w:history="1">
        <w:r w:rsidR="005B556C">
          <w:rPr>
            <w:rStyle w:val="Hyperlink"/>
          </w:rPr>
          <w:t>*article.pdf</w:t>
        </w:r>
      </w:hyperlink>
      <w:r w:rsidR="005B556C">
        <w:t>). This blurring process simulates the loss of detail produced when a scene is photographed from farther and farther. The scale-space, therefore provides SIFT with scale invariance as it can be interpreted as the simulation of a set of snapshots of a given scene taken at different distances.</w:t>
      </w:r>
      <w:r w:rsidR="00A31598">
        <w:t xml:space="preserve"> </w:t>
      </w:r>
      <w:r>
        <w:t>This</w:t>
      </w:r>
      <w:r w:rsidR="005B556C">
        <w:t xml:space="preserve"> scale space is constructed by applying a variable gaussian operator on an input image</w:t>
      </w:r>
      <w:r w:rsidR="00585E1B">
        <w:t xml:space="preserve">. This is also known as </w:t>
      </w:r>
      <w:r w:rsidR="00585E1B" w:rsidRPr="00585E1B">
        <w:rPr>
          <w:b/>
          <w:bCs/>
        </w:rPr>
        <w:t>Gaussian Blurring</w:t>
      </w:r>
      <w:r w:rsidR="005B556C">
        <w:t>.</w:t>
      </w:r>
    </w:p>
    <w:p w14:paraId="2CF1D545" w14:textId="1CD2DFCD" w:rsidR="00110434" w:rsidRDefault="00110434" w:rsidP="00110434">
      <w:pPr>
        <w:rPr>
          <w:ins w:id="65" w:author="Crystal Andy" w:date="2022-06-11T11:24:00Z"/>
        </w:rPr>
      </w:pPr>
      <w:r w:rsidRPr="00A31598">
        <w:rPr>
          <w:b/>
          <w:bCs/>
        </w:rPr>
        <w:t>Gaussian blurring</w:t>
      </w:r>
      <w:r>
        <w:t xml:space="preserve"> is </w:t>
      </w:r>
      <w:ins w:id="66" w:author="Crystal Andy" w:date="2022-06-11T11:22:00Z">
        <w:r>
          <w:t xml:space="preserve">a technique the SIFT algorithm uses in order to properly prepare images for </w:t>
        </w:r>
      </w:ins>
      <w:r>
        <w:t xml:space="preserve">scale space construction. the Gaussian Blur or Gaussian smoothing technique by a Gaussian function. It is a widely used effect in graphics software, typically to reduce image noise or image graininess. However, in computer-vision-based algorithms. </w:t>
      </w:r>
      <w:ins w:id="67" w:author="Crystal Andy" w:date="2022-06-11T11:16:00Z">
        <w:r>
          <w:t>i</w:t>
        </w:r>
      </w:ins>
      <w:del w:id="68" w:author="Crystal Andy" w:date="2022-06-11T11:16:00Z">
        <w:r w:rsidDel="00C93939">
          <w:delText>I</w:delText>
        </w:r>
      </w:del>
      <w:r>
        <w:t xml:space="preserve">t is used as a preprocessing technique in order to enhance images at different scales( </w:t>
      </w:r>
      <w:hyperlink r:id="rId17" w:history="1">
        <w:r>
          <w:rPr>
            <w:rStyle w:val="Hyperlink"/>
          </w:rPr>
          <w:t>Gaussian blur - Wikipedia</w:t>
        </w:r>
      </w:hyperlink>
      <w:r>
        <w:t xml:space="preserve">). </w:t>
      </w:r>
    </w:p>
    <w:p w14:paraId="548F8DB5" w14:textId="77777777" w:rsidR="00110434" w:rsidRDefault="00110434" w:rsidP="00110434">
      <w:r>
        <w:t xml:space="preserve">In other areas of computer vision, the Gaussian blur is also used as a way to detect edges. Since most edge detection algorithms are sensitive to noise, the gaussian blur serves as a way to reduce the noise in order to make edge detection more accurate. </w:t>
      </w:r>
      <w:del w:id="69" w:author="Crystal Andy" w:date="2022-06-11T11:23:00Z">
        <w:r w:rsidDel="004D46F9">
          <w:delText xml:space="preserve">This is a technique the SIFT algorithm uses in order to properly prepare images for feature point detection. </w:delText>
        </w:r>
      </w:del>
      <w:r>
        <w:t>In our case, it will be used to prepare fingerprint images for the detection of where the fingerprint arc, whorl or loop begins.</w:t>
      </w:r>
    </w:p>
    <w:p w14:paraId="4D0B147C" w14:textId="448691AC" w:rsidR="00B41CDC" w:rsidRPr="00512343" w:rsidDel="00A77CA8" w:rsidRDefault="00A842F7" w:rsidP="00585E1B">
      <w:pPr>
        <w:pStyle w:val="Heading4"/>
        <w:rPr>
          <w:del w:id="70" w:author="Crystal Andy" w:date="2022-06-11T11:15:00Z"/>
          <w:b/>
          <w:bCs/>
        </w:rPr>
      </w:pPr>
      <w:del w:id="71" w:author="Crystal Andy" w:date="2022-06-11T11:15:00Z">
        <w:r w:rsidDel="00A77CA8">
          <w:delText xml:space="preserve">A scale space is constructed by applying a variable gaussian operator on an input image. </w:delText>
        </w:r>
        <w:r w:rsidRPr="008137D5" w:rsidDel="00A77CA8">
          <w:rPr>
            <w:b/>
            <w:bCs/>
          </w:rPr>
          <w:delText>The Difference of Gaussian (DOG)</w:delText>
        </w:r>
        <w:r w:rsidDel="00A77CA8">
          <w:delText xml:space="preserve"> images are obtained by subtracting subsequent scales</w:delText>
        </w:r>
        <w:r w:rsidR="00512343" w:rsidDel="00A77CA8">
          <w:delText xml:space="preserve"> in each octave. Octaves are the set of Gaussian-Smoothed </w:delText>
        </w:r>
        <w:commentRangeStart w:id="72"/>
        <w:r w:rsidR="00512343" w:rsidDel="00A77CA8">
          <w:delText>images and image</w:delText>
        </w:r>
        <w:commentRangeEnd w:id="72"/>
        <w:r w:rsidR="00A77CA8" w:rsidDel="00A77CA8">
          <w:rPr>
            <w:rStyle w:val="CommentReference"/>
          </w:rPr>
          <w:commentReference w:id="72"/>
        </w:r>
        <w:r w:rsidR="00512343" w:rsidDel="00A77CA8">
          <w:delText xml:space="preserve">. </w:delText>
        </w:r>
      </w:del>
    </w:p>
    <w:p w14:paraId="425D988A" w14:textId="77777777" w:rsidR="00110434" w:rsidRDefault="00110434" w:rsidP="00110434">
      <w:pPr>
        <w:pStyle w:val="Heading3"/>
      </w:pPr>
      <w:bookmarkStart w:id="73" w:name="_Toc106024171"/>
      <w:r>
        <w:t>Difference of Gaussians</w:t>
      </w:r>
      <w:bookmarkEnd w:id="73"/>
    </w:p>
    <w:p w14:paraId="1BB1CD03" w14:textId="273C2A8D" w:rsidR="00110434" w:rsidRDefault="00110434" w:rsidP="00110434">
      <w:pPr>
        <w:rPr>
          <w:ins w:id="74" w:author="Crystal Andy" w:date="2022-06-11T14:10:00Z"/>
        </w:rPr>
      </w:pPr>
      <w:ins w:id="75" w:author="Crystal Andy" w:date="2022-06-11T11:28:00Z">
        <w:r>
          <w:t xml:space="preserve">Another technique used is the </w:t>
        </w:r>
      </w:ins>
      <w:r>
        <w:t xml:space="preserve">Difference of Gaussians </w:t>
      </w:r>
      <w:r w:rsidRPr="001B459D">
        <w:rPr>
          <w:b/>
          <w:bCs/>
        </w:rPr>
        <w:t>(</w:t>
      </w:r>
      <w:proofErr w:type="spellStart"/>
      <w:r w:rsidRPr="001B459D">
        <w:rPr>
          <w:b/>
          <w:bCs/>
        </w:rPr>
        <w:t>DoG</w:t>
      </w:r>
      <w:proofErr w:type="spellEnd"/>
      <w:r w:rsidRPr="001B459D">
        <w:rPr>
          <w:b/>
          <w:bCs/>
        </w:rPr>
        <w:t>)</w:t>
      </w:r>
      <w:ins w:id="76" w:author="Crystal Andy" w:date="2022-06-11T11:28:00Z">
        <w:r>
          <w:t>.</w:t>
        </w:r>
      </w:ins>
      <w:r>
        <w:t xml:space="preserve"> </w:t>
      </w:r>
      <w:ins w:id="77" w:author="Crystal Andy" w:date="2022-06-11T11:28:00Z">
        <w:r>
          <w:t>H</w:t>
        </w:r>
      </w:ins>
      <w:del w:id="78" w:author="Crystal Andy" w:date="2022-06-11T11:28:00Z">
        <w:r w:rsidDel="00CD1D05">
          <w:delText>h</w:delText>
        </w:r>
      </w:del>
      <w:r>
        <w:t xml:space="preserve">ere, </w:t>
      </w:r>
      <w:ins w:id="79" w:author="Crystal Andy" w:date="2022-06-11T11:28:00Z">
        <w:r>
          <w:t xml:space="preserve">it </w:t>
        </w:r>
      </w:ins>
      <w:r>
        <w:t>refers to a feature enhancement technique that involves the subtraction of one Gaussian Blurred version of an original image from another less blurred version of the original (</w:t>
      </w:r>
      <w:hyperlink r:id="rId18" w:history="1">
        <w:r>
          <w:rPr>
            <w:rStyle w:val="Hyperlink"/>
          </w:rPr>
          <w:t>Difference of Gaussians - Wikipedia</w:t>
        </w:r>
      </w:hyperlink>
      <w:r>
        <w:t xml:space="preserve">). </w:t>
      </w:r>
      <w:r w:rsidR="00B93655">
        <w:t xml:space="preserve"> This results in a set of Gaussian-Smoothed images known as </w:t>
      </w:r>
      <w:r w:rsidR="00B93655" w:rsidRPr="00B93655">
        <w:rPr>
          <w:b/>
          <w:bCs/>
        </w:rPr>
        <w:t>octaves</w:t>
      </w:r>
    </w:p>
    <w:p w14:paraId="72278D40" w14:textId="0EE4CEED" w:rsidR="00110434" w:rsidRPr="00110434" w:rsidRDefault="00160DDD" w:rsidP="00B41CDC">
      <w:pPr>
        <w:rPr>
          <w:b/>
          <w:bCs/>
        </w:rPr>
      </w:pPr>
      <w:r>
        <w:t xml:space="preserve">The </w:t>
      </w:r>
      <w:r>
        <w:t>Difference of Gaussians</w:t>
      </w:r>
      <w:r w:rsidR="00110434">
        <w:t xml:space="preserve"> technique ensures that the spatial information that lie between the range of frequencies are preserved between the two blurred images, these include visibility of edges and any other keypoints present in the digital image. </w:t>
      </w:r>
    </w:p>
    <w:p w14:paraId="43B1E0DE" w14:textId="439896A4" w:rsidR="000419D5" w:rsidRDefault="00CD1D05" w:rsidP="007E69A1">
      <w:pPr>
        <w:pStyle w:val="Heading3"/>
      </w:pPr>
      <w:bookmarkStart w:id="80" w:name="_Toc106024172"/>
      <w:ins w:id="81" w:author="Crystal Andy" w:date="2022-06-11T11:26:00Z">
        <w:r>
          <w:t>3D extrema</w:t>
        </w:r>
      </w:ins>
      <w:bookmarkEnd w:id="80"/>
      <w:del w:id="82" w:author="Crystal Andy" w:date="2022-06-11T11:26:00Z">
        <w:r w:rsidR="007E69A1" w:rsidDel="00CD1D05">
          <w:delText>Key Point Definition</w:delText>
        </w:r>
      </w:del>
    </w:p>
    <w:p w14:paraId="38421029" w14:textId="73CEAF36" w:rsidR="00C42A6D" w:rsidRDefault="007E69A1" w:rsidP="00C42A6D">
      <w:r>
        <w:t xml:space="preserve">In SIFT, </w:t>
      </w:r>
      <w:r w:rsidR="00160DDD" w:rsidRPr="00160DDD">
        <w:rPr>
          <w:b/>
          <w:bCs/>
          <w:i/>
          <w:iCs/>
        </w:rPr>
        <w:t xml:space="preserve">candidate </w:t>
      </w:r>
      <w:r w:rsidRPr="00160DDD">
        <w:rPr>
          <w:b/>
          <w:bCs/>
          <w:i/>
          <w:iCs/>
        </w:rPr>
        <w:t xml:space="preserve">keypoints </w:t>
      </w:r>
      <w:r>
        <w:t>are defined as the</w:t>
      </w:r>
      <w:r w:rsidR="00EA01A9">
        <w:t xml:space="preserve"> </w:t>
      </w:r>
      <w:r w:rsidR="00EA01A9" w:rsidRPr="00303D7A">
        <w:rPr>
          <w:b/>
          <w:bCs/>
        </w:rPr>
        <w:t>3D</w:t>
      </w:r>
      <w:r w:rsidRPr="00303D7A">
        <w:rPr>
          <w:b/>
          <w:bCs/>
        </w:rPr>
        <w:t xml:space="preserve"> extrema</w:t>
      </w:r>
      <w:r>
        <w:t xml:space="preserve"> of the normaliz</w:t>
      </w:r>
      <w:r w:rsidR="00EA01A9">
        <w:t xml:space="preserve">ed scale-space. The extrema are detected by observing each image point in the </w:t>
      </w:r>
      <w:r w:rsidR="00EA01A9" w:rsidRPr="00585E1B">
        <w:rPr>
          <w:b/>
          <w:bCs/>
        </w:rPr>
        <w:t>Difference of Gaussian (D</w:t>
      </w:r>
      <w:r w:rsidR="00C42A6D" w:rsidRPr="00585E1B">
        <w:rPr>
          <w:b/>
          <w:bCs/>
        </w:rPr>
        <w:t>o</w:t>
      </w:r>
      <w:r w:rsidR="00EA01A9" w:rsidRPr="00585E1B">
        <w:rPr>
          <w:b/>
          <w:bCs/>
        </w:rPr>
        <w:t>G)</w:t>
      </w:r>
      <w:r w:rsidR="00C42A6D">
        <w:t xml:space="preserve">. A point is decided as a local minimum or maximum when its value is smaller or larger than all its surrounding neighbor points by a certain amount. </w:t>
      </w:r>
      <w:commentRangeStart w:id="83"/>
      <w:r w:rsidR="00905616">
        <w:t>If an extremum is decided as unstable or is placed on an edge. It is removed because it can not be reliably detected again with small variation of the viewport or lighting changes.</w:t>
      </w:r>
      <w:commentRangeEnd w:id="83"/>
      <w:r w:rsidR="00CD1D05">
        <w:rPr>
          <w:rStyle w:val="CommentReference"/>
        </w:rPr>
        <w:commentReference w:id="83"/>
      </w:r>
    </w:p>
    <w:p w14:paraId="15A825AD" w14:textId="4E650B06" w:rsidR="00541076" w:rsidRDefault="00F35C77" w:rsidP="00541076">
      <w:pPr>
        <w:pStyle w:val="Heading3"/>
      </w:pPr>
      <w:bookmarkStart w:id="84" w:name="_Toc106024173"/>
      <w:ins w:id="85" w:author="Crystal Andy" w:date="2022-06-11T11:31:00Z">
        <w:r>
          <w:t>Calculation of 3D extrema</w:t>
        </w:r>
      </w:ins>
      <w:bookmarkEnd w:id="84"/>
      <w:del w:id="86" w:author="Crystal Andy" w:date="2022-06-11T11:31:00Z">
        <w:r w:rsidR="00346A08" w:rsidDel="00F35C77">
          <w:delText>Extraction of Candidate Points</w:delText>
        </w:r>
        <w:r w:rsidR="00502003" w:rsidDel="00F35C77">
          <w:delText xml:space="preserve"> (Keypoint Localization)</w:delText>
        </w:r>
      </w:del>
    </w:p>
    <w:p w14:paraId="485E80B1" w14:textId="7B7AE762" w:rsidR="00F35C77" w:rsidRDefault="00303D7A" w:rsidP="00346A08">
      <w:pPr>
        <w:rPr>
          <w:ins w:id="87" w:author="Crystal Andy" w:date="2022-06-11T11:32:00Z"/>
        </w:rPr>
      </w:pPr>
      <w:r>
        <w:t xml:space="preserve">Continuous 3D extrema of </w:t>
      </w:r>
      <w:commentRangeStart w:id="88"/>
      <w:r>
        <w:t xml:space="preserve">the digital </w:t>
      </w:r>
      <w:commentRangeEnd w:id="88"/>
      <w:r w:rsidR="00F35C77">
        <w:rPr>
          <w:rStyle w:val="CommentReference"/>
        </w:rPr>
        <w:commentReference w:id="88"/>
      </w:r>
      <w:proofErr w:type="spellStart"/>
      <w:r>
        <w:t>DoG</w:t>
      </w:r>
      <w:proofErr w:type="spellEnd"/>
      <w:r>
        <w:t xml:space="preserve"> are calculated in two steps. Firstly, the 3D discrete extrema are </w:t>
      </w:r>
      <w:del w:id="89" w:author="Crystal Andy" w:date="2022-06-11T11:32:00Z">
        <w:r w:rsidDel="00F35C77">
          <w:delText>first</w:delText>
        </w:r>
      </w:del>
      <w:r>
        <w:t xml:space="preserve"> extracted from each octave with pixel precision. </w:t>
      </w:r>
      <w:ins w:id="90" w:author="Crystal Andy" w:date="2022-06-11T11:32:00Z">
        <w:r w:rsidR="00F35C77">
          <w:t xml:space="preserve">Next, </w:t>
        </w:r>
      </w:ins>
      <w:del w:id="91" w:author="Crystal Andy" w:date="2022-06-11T11:32:00Z">
        <w:r w:rsidDel="00F35C77">
          <w:delText>Then</w:delText>
        </w:r>
      </w:del>
      <w:r>
        <w:t xml:space="preserve"> their location is refined through interpolation of the </w:t>
      </w:r>
      <w:r w:rsidR="00717455">
        <w:t>digital</w:t>
      </w:r>
      <w:r>
        <w:t xml:space="preserve"> DoG by using a quadratic model</w:t>
      </w:r>
      <w:r w:rsidR="001618B4">
        <w:t xml:space="preserve"> such as the </w:t>
      </w:r>
      <w:r w:rsidR="001618B4" w:rsidRPr="000B7A85">
        <w:rPr>
          <w:b/>
          <w:bCs/>
        </w:rPr>
        <w:t>Taylor expansion</w:t>
      </w:r>
      <w:r>
        <w:t xml:space="preserve">. </w:t>
      </w:r>
    </w:p>
    <w:p w14:paraId="500AC8BC" w14:textId="77777777" w:rsidR="00544BF8" w:rsidRDefault="00303D7A" w:rsidP="00346A08">
      <w:pPr>
        <w:rPr>
          <w:ins w:id="92" w:author="Crystal Andy" w:date="2022-06-11T14:10:00Z"/>
        </w:rPr>
      </w:pPr>
      <w:r>
        <w:t xml:space="preserve">The resulting image is then </w:t>
      </w:r>
      <w:r w:rsidR="00087844">
        <w:t xml:space="preserve">compared to its </w:t>
      </w:r>
      <w:r w:rsidR="00717455">
        <w:t>neighbors</w:t>
      </w:r>
      <w:r w:rsidR="00087844">
        <w:t xml:space="preserve"> to detect the 3D discrete maxima and minima. These comparisons are possible due to the </w:t>
      </w:r>
      <w:r w:rsidR="00717455">
        <w:t>auxiliary</w:t>
      </w:r>
      <w:r w:rsidR="00087844">
        <w:t xml:space="preserve"> images in the DoG. </w:t>
      </w:r>
    </w:p>
    <w:p w14:paraId="4A20D815" w14:textId="5396821C" w:rsidR="00346A08" w:rsidRPr="00346A08" w:rsidRDefault="00087844" w:rsidP="00346A08">
      <w:r>
        <w:lastRenderedPageBreak/>
        <w:t xml:space="preserve">Although this process produces </w:t>
      </w:r>
      <w:r w:rsidRPr="00196049">
        <w:rPr>
          <w:b/>
          <w:bCs/>
        </w:rPr>
        <w:t xml:space="preserve">candidate </w:t>
      </w:r>
      <w:r w:rsidR="00196049">
        <w:rPr>
          <w:b/>
          <w:bCs/>
        </w:rPr>
        <w:t>key</w:t>
      </w:r>
      <w:r w:rsidR="003A466F" w:rsidRPr="00196049">
        <w:rPr>
          <w:b/>
          <w:bCs/>
        </w:rPr>
        <w:t>points</w:t>
      </w:r>
      <w:ins w:id="93" w:author="Crystal Andy" w:date="2022-06-11T11:32:00Z">
        <w:r w:rsidR="00F35C77">
          <w:t xml:space="preserve"> </w:t>
        </w:r>
      </w:ins>
      <w:del w:id="94" w:author="Crystal Andy" w:date="2022-06-11T11:32:00Z">
        <w:r w:rsidR="003A466F" w:rsidDel="00F35C77">
          <w:delText>,</w:delText>
        </w:r>
        <w:r w:rsidDel="00F35C77">
          <w:delText xml:space="preserve"> </w:delText>
        </w:r>
      </w:del>
      <w:r>
        <w:t>we can work with, it is prone to noise and as such produces unstable detections</w:t>
      </w:r>
      <w:ins w:id="95" w:author="Crystal Andy" w:date="2022-06-11T11:33:00Z">
        <w:r w:rsidR="00F35C77">
          <w:t xml:space="preserve">. </w:t>
        </w:r>
      </w:ins>
      <w:del w:id="96" w:author="Crystal Andy" w:date="2022-06-11T11:33:00Z">
        <w:r w:rsidDel="00F35C77">
          <w:delText xml:space="preserve"> and t</w:delText>
        </w:r>
      </w:del>
      <w:ins w:id="97" w:author="Crystal Andy" w:date="2022-06-11T11:33:00Z">
        <w:r w:rsidR="00F35C77">
          <w:t>T</w:t>
        </w:r>
      </w:ins>
      <w:r>
        <w:t xml:space="preserve">he </w:t>
      </w:r>
      <w:r w:rsidR="00196049">
        <w:t xml:space="preserve">Candidate </w:t>
      </w:r>
      <w:r w:rsidR="007F2B6A">
        <w:t>keypoint</w:t>
      </w:r>
      <w:r>
        <w:t xml:space="preserve">s chosen may </w:t>
      </w:r>
      <w:ins w:id="98" w:author="Crystal Andy" w:date="2022-06-11T11:33:00Z">
        <w:r w:rsidR="00F35C77">
          <w:t xml:space="preserve">therefore </w:t>
        </w:r>
      </w:ins>
      <w:r>
        <w:t xml:space="preserve">be flawed since </w:t>
      </w:r>
      <w:ins w:id="99" w:author="Crystal Andy" w:date="2022-06-11T11:33:00Z">
        <w:r w:rsidR="00F35C77">
          <w:t xml:space="preserve">they are </w:t>
        </w:r>
      </w:ins>
      <w:del w:id="100" w:author="Crystal Andy" w:date="2022-06-11T11:33:00Z">
        <w:r w:rsidDel="00F35C77">
          <w:delText>it is</w:delText>
        </w:r>
      </w:del>
      <w:r>
        <w:t xml:space="preserve"> constrained to the sampling grid. </w:t>
      </w:r>
    </w:p>
    <w:p w14:paraId="6EBA11EC" w14:textId="17389639" w:rsidR="00541076" w:rsidRDefault="00087844" w:rsidP="00541076">
      <w:pPr>
        <w:pStyle w:val="Heading3"/>
      </w:pPr>
      <w:bookmarkStart w:id="101" w:name="_Toc106024174"/>
      <w:r>
        <w:t xml:space="preserve">Filtering Unstable </w:t>
      </w:r>
      <w:r w:rsidR="001618B4">
        <w:t xml:space="preserve">Candidate </w:t>
      </w:r>
      <w:r w:rsidR="007F2B6A">
        <w:t>Keypoint</w:t>
      </w:r>
      <w:r w:rsidR="00717455">
        <w:t>s</w:t>
      </w:r>
      <w:bookmarkEnd w:id="101"/>
    </w:p>
    <w:p w14:paraId="180117CE" w14:textId="39942C16" w:rsidR="00087844" w:rsidRDefault="00055D32" w:rsidP="00087844">
      <w:r>
        <w:t>Noisy</w:t>
      </w:r>
      <w:r w:rsidR="00717455">
        <w:t xml:space="preserve"> images </w:t>
      </w:r>
      <w:r>
        <w:t>produce</w:t>
      </w:r>
      <w:r w:rsidR="00717455">
        <w:t xml:space="preserve"> erroneous candidate </w:t>
      </w:r>
      <w:r w:rsidR="007F2B6A">
        <w:t>keypoint</w:t>
      </w:r>
      <w:r w:rsidR="00717455">
        <w:t>s thereby making them unstable and unlinked to any particular structure in the image. SIFT attempts to elim</w:t>
      </w:r>
      <w:r w:rsidR="004E4F1D">
        <w:t>inate these false detections by discard</w:t>
      </w:r>
      <w:ins w:id="102" w:author="Crystal Andy" w:date="2022-06-11T11:34:00Z">
        <w:r w:rsidR="00F35C77">
          <w:t>ing</w:t>
        </w:r>
      </w:ins>
      <w:r w:rsidR="004E4F1D">
        <w:t xml:space="preserve"> those candidate </w:t>
      </w:r>
      <w:r w:rsidR="007F2B6A">
        <w:t>keypoint</w:t>
      </w:r>
      <w:r w:rsidR="004E4F1D">
        <w:t xml:space="preserve">s found </w:t>
      </w:r>
      <w:r w:rsidR="00343B59">
        <w:t>outside the</w:t>
      </w:r>
      <w:r w:rsidR="004E4F1D">
        <w:t xml:space="preserve"> </w:t>
      </w:r>
      <w:proofErr w:type="spellStart"/>
      <w:r w:rsidR="004E4F1D">
        <w:t>DoG</w:t>
      </w:r>
      <w:proofErr w:type="spellEnd"/>
      <w:r w:rsidR="004E4F1D">
        <w:t xml:space="preserve"> threshold</w:t>
      </w:r>
      <w:r w:rsidR="001618B4">
        <w:t xml:space="preserve">, that is </w:t>
      </w:r>
      <w:r w:rsidR="001618B4" w:rsidRPr="001618B4">
        <w:rPr>
          <w:i/>
          <w:iCs/>
        </w:rPr>
        <w:t xml:space="preserve">Threshold on distance ratio (distance to nearest </w:t>
      </w:r>
      <w:r w:rsidR="00F457A8">
        <w:rPr>
          <w:i/>
          <w:iCs/>
        </w:rPr>
        <w:t>candidate keypoint neighbor</w:t>
      </w:r>
      <w:r w:rsidR="001618B4" w:rsidRPr="001618B4">
        <w:rPr>
          <w:i/>
          <w:iCs/>
        </w:rPr>
        <w:t xml:space="preserve"> / distance to second nearest</w:t>
      </w:r>
      <w:r w:rsidR="00F457A8">
        <w:rPr>
          <w:i/>
          <w:iCs/>
        </w:rPr>
        <w:t xml:space="preserve"> candidate keypoint</w:t>
      </w:r>
      <w:r w:rsidR="001618B4" w:rsidRPr="001618B4">
        <w:rPr>
          <w:i/>
          <w:iCs/>
        </w:rPr>
        <w:t xml:space="preserve"> neighbor)</w:t>
      </w:r>
      <w:r w:rsidR="001618B4">
        <w:rPr>
          <w:b/>
          <w:bCs/>
        </w:rPr>
        <w:t xml:space="preserve">. </w:t>
      </w:r>
      <w:r w:rsidR="00331FDC">
        <w:t>unstable key</w:t>
      </w:r>
      <w:r w:rsidR="00F0186E">
        <w:t>-points</w:t>
      </w:r>
      <w:r w:rsidR="00331FDC">
        <w:t xml:space="preserve"> are those on the edges of the image. These candidate </w:t>
      </w:r>
      <w:r w:rsidR="007F2B6A">
        <w:t>keypoint</w:t>
      </w:r>
      <w:r w:rsidR="00331FDC">
        <w:t xml:space="preserve">s are difficult to precisely locate due to the fact that an edge is invariant to translations along its </w:t>
      </w:r>
      <w:r w:rsidR="001F319F">
        <w:t>principal</w:t>
      </w:r>
      <w:r w:rsidR="00331FDC">
        <w:t xml:space="preserve"> axis. Such detections do not help define covariant </w:t>
      </w:r>
      <w:r w:rsidR="007F2B6A">
        <w:t>keypoint</w:t>
      </w:r>
      <w:r w:rsidR="00331FDC">
        <w:t>s and are also discarded.</w:t>
      </w:r>
    </w:p>
    <w:p w14:paraId="39C4F418" w14:textId="0701B4A6" w:rsidR="00267277" w:rsidRDefault="00267277" w:rsidP="00267277">
      <w:pPr>
        <w:pStyle w:val="Heading3"/>
      </w:pPr>
      <w:bookmarkStart w:id="103" w:name="_Toc106024175"/>
      <w:r>
        <w:t>Orientation Assignment</w:t>
      </w:r>
      <w:bookmarkEnd w:id="103"/>
    </w:p>
    <w:p w14:paraId="677BE678" w14:textId="7A65260C" w:rsidR="0074094A" w:rsidRDefault="009E4839" w:rsidP="0074094A">
      <w:ins w:id="104" w:author="Crystal Andy" w:date="2022-06-11T11:36:00Z">
        <w:r>
          <w:t xml:space="preserve">After </w:t>
        </w:r>
      </w:ins>
      <w:del w:id="105" w:author="Crystal Andy" w:date="2022-06-11T11:36:00Z">
        <w:r w:rsidR="0074094A" w:rsidDel="009E4839">
          <w:delText xml:space="preserve">At this point, </w:delText>
        </w:r>
      </w:del>
      <w:r w:rsidR="0074094A">
        <w:t xml:space="preserve">a set of stable </w:t>
      </w:r>
      <w:commentRangeStart w:id="106"/>
      <w:r w:rsidR="0074094A">
        <w:t>keypoints</w:t>
      </w:r>
      <w:commentRangeEnd w:id="106"/>
      <w:r>
        <w:rPr>
          <w:rStyle w:val="CommentReference"/>
        </w:rPr>
        <w:commentReference w:id="106"/>
      </w:r>
      <w:r w:rsidR="0074094A">
        <w:t xml:space="preserve"> have been generated</w:t>
      </w:r>
      <w:ins w:id="107" w:author="Crystal Andy" w:date="2022-06-11T11:36:00Z">
        <w:r>
          <w:t xml:space="preserve">, </w:t>
        </w:r>
      </w:ins>
      <w:del w:id="108" w:author="Crystal Andy" w:date="2022-06-11T11:36:00Z">
        <w:r w:rsidR="00055D32" w:rsidDel="009E4839">
          <w:delText xml:space="preserve"> and as such</w:delText>
        </w:r>
      </w:del>
      <w:del w:id="109" w:author="Crystal Andy" w:date="2022-06-11T11:37:00Z">
        <w:r w:rsidR="00055D32" w:rsidDel="009E4839">
          <w:delText>,</w:delText>
        </w:r>
      </w:del>
      <w:r w:rsidR="00055D32">
        <w:t xml:space="preserve"> an orientation can be assigned to each of these keypoints to make them invariant to rotation</w:t>
      </w:r>
      <w:r w:rsidR="00FC3EB2" w:rsidRPr="00FC3EB2">
        <w:t xml:space="preserve"> </w:t>
      </w:r>
      <w:hyperlink r:id="rId19" w:anchor=":~:text=SIFT%20helps%20locate%20the%20local,detection%2C%20scene%20detection%2C%20etc." w:history="1">
        <w:r w:rsidR="00FC3EB2">
          <w:rPr>
            <w:rStyle w:val="Hyperlink"/>
          </w:rPr>
          <w:t>SIFT | How To Use SIFT For Image Matching In Python (analyticsvidhya.com)</w:t>
        </w:r>
      </w:hyperlink>
      <w:r w:rsidR="00055D32">
        <w:t>.</w:t>
      </w:r>
      <w:r w:rsidR="00E960A2">
        <w:t xml:space="preserve"> </w:t>
      </w:r>
      <w:r w:rsidR="00FC3EB2">
        <w:t xml:space="preserve">This is done by computing the magnitude and orientation for each keypoint and then </w:t>
      </w:r>
      <w:ins w:id="110" w:author="Crystal Andy" w:date="2022-06-11T11:39:00Z">
        <w:r>
          <w:t xml:space="preserve">constructing </w:t>
        </w:r>
      </w:ins>
      <w:del w:id="111" w:author="Crystal Andy" w:date="2022-06-11T11:39:00Z">
        <w:r w:rsidR="00FC3EB2" w:rsidDel="009E4839">
          <w:delText>followed by</w:delText>
        </w:r>
      </w:del>
      <w:r w:rsidR="00FC3EB2">
        <w:t xml:space="preserve"> a histogram </w:t>
      </w:r>
      <w:del w:id="112" w:author="Crystal Andy" w:date="2022-06-11T11:39:00Z">
        <w:r w:rsidR="00FC3EB2" w:rsidDel="009E4839">
          <w:delText>construction</w:delText>
        </w:r>
      </w:del>
      <w:ins w:id="113" w:author="Crystal Andy" w:date="2022-06-11T11:39:00Z">
        <w:r>
          <w:t xml:space="preserve">. This histogram is used to </w:t>
        </w:r>
      </w:ins>
      <w:del w:id="114" w:author="Crystal Andy" w:date="2022-06-11T11:39:00Z">
        <w:r w:rsidR="00FC3EB2" w:rsidDel="009E4839">
          <w:delText xml:space="preserve"> with which we can</w:delText>
        </w:r>
      </w:del>
      <w:r w:rsidR="00FC3EB2">
        <w:t xml:space="preserve"> determine the peak orientation for </w:t>
      </w:r>
      <w:ins w:id="115" w:author="Crystal Andy" w:date="2022-06-11T11:39:00Z">
        <w:r>
          <w:t>a</w:t>
        </w:r>
      </w:ins>
      <w:del w:id="116" w:author="Crystal Andy" w:date="2022-06-11T11:39:00Z">
        <w:r w:rsidR="00FC3EB2" w:rsidDel="009E4839">
          <w:delText>t</w:delText>
        </w:r>
      </w:del>
      <w:del w:id="117" w:author="Crystal Andy" w:date="2022-06-11T11:40:00Z">
        <w:r w:rsidR="00FC3EB2" w:rsidDel="009E4839">
          <w:delText>hat</w:delText>
        </w:r>
      </w:del>
      <w:r w:rsidR="00FC3EB2">
        <w:t xml:space="preserve"> particular keypoint. An example is shown below</w:t>
      </w:r>
      <w:r w:rsidR="00451131">
        <w:t xml:space="preserve"> in</w:t>
      </w:r>
      <w:r w:rsidR="00451131" w:rsidRPr="00103EAE">
        <w:rPr>
          <w:b/>
          <w:bCs/>
          <w:color w:val="44546A" w:themeColor="text2"/>
        </w:rPr>
        <w:t xml:space="preserve"> </w:t>
      </w:r>
      <w:r w:rsidR="00F078B1" w:rsidRPr="00103EAE">
        <w:rPr>
          <w:b/>
          <w:bCs/>
          <w:color w:val="44546A" w:themeColor="text2"/>
        </w:rPr>
        <w:fldChar w:fldCharType="begin"/>
      </w:r>
      <w:r w:rsidR="00F078B1" w:rsidRPr="00103EAE">
        <w:rPr>
          <w:b/>
          <w:bCs/>
          <w:color w:val="44546A" w:themeColor="text2"/>
        </w:rPr>
        <w:instrText xml:space="preserve"> REF _Ref106015746 \h </w:instrText>
      </w:r>
      <w:r w:rsidR="00F078B1" w:rsidRPr="00103EAE">
        <w:rPr>
          <w:b/>
          <w:bCs/>
          <w:color w:val="44546A" w:themeColor="text2"/>
        </w:rPr>
      </w:r>
      <w:r w:rsidR="00F078B1" w:rsidRPr="00103EAE">
        <w:rPr>
          <w:b/>
          <w:bCs/>
          <w:color w:val="44546A" w:themeColor="text2"/>
        </w:rPr>
        <w:instrText xml:space="preserve"> \* MERGEFORMAT </w:instrText>
      </w:r>
      <w:r w:rsidR="00F078B1" w:rsidRPr="00103EAE">
        <w:rPr>
          <w:b/>
          <w:bCs/>
          <w:color w:val="44546A" w:themeColor="text2"/>
        </w:rPr>
        <w:fldChar w:fldCharType="separate"/>
      </w:r>
      <w:r w:rsidR="00F078B1" w:rsidRPr="00103EAE">
        <w:rPr>
          <w:b/>
          <w:bCs/>
          <w:color w:val="44546A" w:themeColor="text2"/>
        </w:rPr>
        <w:t xml:space="preserve">Figure </w:t>
      </w:r>
      <w:r w:rsidR="00F078B1" w:rsidRPr="00103EAE">
        <w:rPr>
          <w:b/>
          <w:bCs/>
          <w:noProof/>
          <w:color w:val="44546A" w:themeColor="text2"/>
        </w:rPr>
        <w:t>1</w:t>
      </w:r>
      <w:r w:rsidR="00F078B1" w:rsidRPr="00103EAE">
        <w:rPr>
          <w:b/>
          <w:bCs/>
          <w:color w:val="44546A" w:themeColor="text2"/>
        </w:rPr>
        <w:fldChar w:fldCharType="end"/>
      </w:r>
    </w:p>
    <w:p w14:paraId="69B6EFF9" w14:textId="77777777" w:rsidR="00B62A5E" w:rsidRDefault="00FC3EB2" w:rsidP="00B62A5E">
      <w:pPr>
        <w:keepNext/>
        <w:jc w:val="center"/>
      </w:pPr>
      <w:commentRangeStart w:id="118"/>
      <w:r>
        <w:rPr>
          <w:noProof/>
        </w:rPr>
        <w:drawing>
          <wp:inline distT="0" distB="0" distL="0" distR="0" wp14:anchorId="00517184" wp14:editId="134B4A2E">
            <wp:extent cx="1429663" cy="1438275"/>
            <wp:effectExtent l="0" t="0" r="0" b="0"/>
            <wp:docPr id="2" name="Picture 2" descr="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46" t="9955" r="15612" b="14480"/>
                    <a:stretch/>
                  </pic:blipFill>
                  <pic:spPr bwMode="auto">
                    <a:xfrm>
                      <a:off x="0" y="0"/>
                      <a:ext cx="1433595" cy="144223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18"/>
    </w:p>
    <w:p w14:paraId="265D2A31" w14:textId="72F42EAC" w:rsidR="00451131" w:rsidRDefault="00B62A5E" w:rsidP="00B62A5E">
      <w:pPr>
        <w:pStyle w:val="Caption"/>
        <w:jc w:val="center"/>
      </w:pPr>
      <w:bookmarkStart w:id="119" w:name="_Ref106015746"/>
      <w:r>
        <w:t xml:space="preserve">Figure </w:t>
      </w:r>
      <w:fldSimple w:instr=" SEQ Figure \* ARABIC ">
        <w:r>
          <w:rPr>
            <w:noProof/>
          </w:rPr>
          <w:t>1</w:t>
        </w:r>
      </w:fldSimple>
      <w:bookmarkEnd w:id="119"/>
    </w:p>
    <w:p w14:paraId="1F52229F" w14:textId="64E9904A" w:rsidR="00FC3EB2" w:rsidRDefault="00FB6F31" w:rsidP="00FC3EB2">
      <w:pPr>
        <w:rPr>
          <w:rFonts w:eastAsiaTheme="minorEastAsia"/>
        </w:rPr>
      </w:pPr>
      <w:r>
        <w:rPr>
          <w:rStyle w:val="CommentReference"/>
        </w:rPr>
        <w:commentReference w:id="118"/>
      </w:r>
      <w:r w:rsidR="00FC3EB2">
        <w:t xml:space="preserve">Consider </w:t>
      </w:r>
      <w:r w:rsidR="008628E2">
        <w:t xml:space="preserve">the matrix above which is a matrix of pixels. To compute the orientation and magnitude for the </w:t>
      </w:r>
      <w:commentRangeStart w:id="120"/>
      <w:r w:rsidR="008628E2">
        <w:t>pixel in red</w:t>
      </w:r>
      <w:commentRangeEnd w:id="120"/>
      <w:r w:rsidR="009E4839">
        <w:rPr>
          <w:rStyle w:val="CommentReference"/>
        </w:rPr>
        <w:commentReference w:id="120"/>
      </w:r>
      <w:r w:rsidR="008628E2">
        <w:t xml:space="preserve">, the gradients in both the </w:t>
      </w:r>
      <m:oMath>
        <m:r>
          <w:rPr>
            <w:rFonts w:ascii="Cambria Math" w:hAnsi="Cambria Math"/>
          </w:rPr>
          <m:t>x</m:t>
        </m:r>
      </m:oMath>
      <w:r w:rsidR="008628E2">
        <w:rPr>
          <w:rFonts w:eastAsiaTheme="minorEastAsia"/>
        </w:rPr>
        <w:t xml:space="preserve"> and </w:t>
      </w:r>
      <m:oMath>
        <m:r>
          <w:rPr>
            <w:rFonts w:ascii="Cambria Math" w:eastAsiaTheme="minorEastAsia" w:hAnsi="Cambria Math"/>
          </w:rPr>
          <m:t>y</m:t>
        </m:r>
      </m:oMath>
      <w:r w:rsidR="008628E2">
        <w:rPr>
          <w:rFonts w:eastAsiaTheme="minorEastAsia"/>
        </w:rPr>
        <w:t xml:space="preserve"> directions are calculated as follows</w:t>
      </w:r>
    </w:p>
    <w:p w14:paraId="0082BAC6" w14:textId="15C76082" w:rsidR="008628E2" w:rsidRPr="008628E2" w:rsidRDefault="00CA2AB2" w:rsidP="00FC3EB2">
      <w:pPr>
        <w:rPr>
          <w:rFonts w:eastAsiaTheme="minorEastAsia"/>
        </w:rPr>
      </w:pPr>
      <w:commentRangeStart w:id="121"/>
      <m:oMathPara>
        <m:oMath>
          <m:r>
            <w:rPr>
              <w:rFonts w:ascii="Cambria Math" w:eastAsiaTheme="minorEastAsia" w:hAnsi="Cambria Math"/>
            </w:rPr>
            <m:t xml:space="preserve">SHOW CALCUATION OF GX AND GY? </m:t>
          </m:r>
          <w:commentRangeEnd w:id="121"/>
          <m:r>
            <m:rPr>
              <m:sty m:val="p"/>
            </m:rPr>
            <w:rPr>
              <w:rStyle w:val="CommentReference"/>
            </w:rPr>
            <w:commentReference w:id="121"/>
          </m:r>
        </m:oMath>
      </m:oMathPara>
    </w:p>
    <w:p w14:paraId="32298E39" w14:textId="0CFDD01D" w:rsidR="00CA2AB2" w:rsidRPr="00CA2AB2" w:rsidRDefault="008628E2" w:rsidP="00CA2AB2">
      <w:pPr>
        <w:rPr>
          <w:rFonts w:eastAsiaTheme="minorEastAsia"/>
        </w:rPr>
      </w:pPr>
      <m:oMathPara>
        <m:oMath>
          <m:r>
            <w:rPr>
              <w:rFonts w:ascii="Cambria Math" w:hAnsi="Cambria Math"/>
            </w:rPr>
            <m:t xml:space="preserve">Magnitude=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e>
                  </m:d>
                </m:e>
                <m:sup>
                  <m:r>
                    <w:rPr>
                      <w:rFonts w:ascii="Cambria Math" w:hAnsi="Cambria Math"/>
                    </w:rPr>
                    <m:t>2</m:t>
                  </m:r>
                </m:sup>
              </m:sSup>
            </m:e>
          </m:rad>
          <m:r>
            <w:rPr>
              <w:rFonts w:ascii="Cambria Math" w:hAnsi="Cambria Math"/>
            </w:rPr>
            <m:t>=16.64</m:t>
          </m:r>
          <m:r>
            <m:rPr>
              <m:sty m:val="p"/>
            </m:rPr>
            <w:rPr>
              <w:rFonts w:ascii="Cambria Math" w:hAnsi="Cambria Math"/>
            </w:rPr>
            <w:br/>
          </m:r>
        </m:oMath>
        <m:oMath>
          <m:r>
            <w:rPr>
              <w:rFonts w:ascii="Cambria Math" w:hAnsi="Cambria Math"/>
            </w:rPr>
            <m:t>Φ = atan(Gy / Gx) = atan(1.55) = 57.17</m:t>
          </m:r>
        </m:oMath>
      </m:oMathPara>
    </w:p>
    <w:p w14:paraId="77A79CF6" w14:textId="61D43FB5" w:rsidR="00CA2AB2" w:rsidRDefault="00CA2AB2" w:rsidP="00CA2AB2">
      <w:pPr>
        <w:rPr>
          <w:rFonts w:eastAsiaTheme="minorEastAsia"/>
        </w:rPr>
      </w:pPr>
      <w:r>
        <w:rPr>
          <w:rFonts w:eastAsiaTheme="minorEastAsia"/>
        </w:rPr>
        <w:t>The magnitude represents the intensity of the pixel while the orientation represents the direction of the pixel. From this a histogram is created by plotting the magnitude and orientation value for all the pixels. An example is shown below</w:t>
      </w:r>
      <w:r w:rsidR="00451131">
        <w:rPr>
          <w:rFonts w:eastAsiaTheme="minorEastAsia"/>
        </w:rPr>
        <w:t xml:space="preserve"> in </w:t>
      </w:r>
      <w:r w:rsidR="00F078B1">
        <w:rPr>
          <w:rFonts w:eastAsiaTheme="minorEastAsia"/>
          <w:b/>
          <w:bCs/>
        </w:rPr>
        <w:fldChar w:fldCharType="begin"/>
      </w:r>
      <w:r w:rsidR="00F078B1">
        <w:rPr>
          <w:rFonts w:eastAsiaTheme="minorEastAsia"/>
        </w:rPr>
        <w:instrText xml:space="preserve"> REF _Ref106015807 \h </w:instrText>
      </w:r>
      <w:r w:rsidR="00F078B1">
        <w:rPr>
          <w:rFonts w:eastAsiaTheme="minorEastAsia"/>
          <w:b/>
          <w:bCs/>
        </w:rPr>
      </w:r>
      <w:r w:rsidR="00F078B1">
        <w:rPr>
          <w:rFonts w:eastAsiaTheme="minorEastAsia"/>
          <w:b/>
          <w:bCs/>
        </w:rPr>
        <w:fldChar w:fldCharType="separate"/>
      </w:r>
      <w:r w:rsidR="00F078B1">
        <w:t xml:space="preserve">Figure </w:t>
      </w:r>
      <w:r w:rsidR="00F078B1">
        <w:rPr>
          <w:noProof/>
        </w:rPr>
        <w:t>2</w:t>
      </w:r>
      <w:r w:rsidR="00F078B1">
        <w:rPr>
          <w:rFonts w:eastAsiaTheme="minorEastAsia"/>
          <w:b/>
          <w:bCs/>
        </w:rPr>
        <w:fldChar w:fldCharType="end"/>
      </w:r>
      <w:r>
        <w:rPr>
          <w:rFonts w:eastAsiaTheme="minorEastAsia"/>
        </w:rPr>
        <w:t>;</w:t>
      </w:r>
    </w:p>
    <w:p w14:paraId="221357FC" w14:textId="77777777" w:rsidR="00B62A5E" w:rsidRDefault="00CA2AB2" w:rsidP="00B62A5E">
      <w:pPr>
        <w:keepNext/>
        <w:jc w:val="center"/>
      </w:pPr>
      <w:commentRangeStart w:id="122"/>
      <w:r>
        <w:rPr>
          <w:noProof/>
        </w:rPr>
        <w:lastRenderedPageBreak/>
        <w:drawing>
          <wp:inline distT="0" distB="0" distL="0" distR="0" wp14:anchorId="08D68B5C" wp14:editId="7721AEEC">
            <wp:extent cx="2321679" cy="2457450"/>
            <wp:effectExtent l="0" t="0" r="2540" b="0"/>
            <wp:docPr id="3" name="Picture 3" descr="Histogram of oriented gra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 of oriented gradients"/>
                    <pic:cNvPicPr>
                      <a:picLocks noChangeAspect="1" noChangeArrowheads="1"/>
                    </pic:cNvPicPr>
                  </pic:nvPicPr>
                  <pic:blipFill rotWithShape="1">
                    <a:blip r:embed="rId21">
                      <a:extLst>
                        <a:ext uri="{28A0092B-C50C-407E-A947-70E740481C1C}">
                          <a14:useLocalDpi xmlns:a14="http://schemas.microsoft.com/office/drawing/2010/main" val="0"/>
                        </a:ext>
                      </a:extLst>
                    </a:blip>
                    <a:srcRect l="12608" t="3069" r="13044" b="4349"/>
                    <a:stretch/>
                  </pic:blipFill>
                  <pic:spPr bwMode="auto">
                    <a:xfrm>
                      <a:off x="0" y="0"/>
                      <a:ext cx="2326427" cy="2462476"/>
                    </a:xfrm>
                    <a:prstGeom prst="rect">
                      <a:avLst/>
                    </a:prstGeom>
                    <a:noFill/>
                    <a:ln>
                      <a:noFill/>
                    </a:ln>
                    <a:extLst>
                      <a:ext uri="{53640926-AAD7-44D8-BBD7-CCE9431645EC}">
                        <a14:shadowObscured xmlns:a14="http://schemas.microsoft.com/office/drawing/2010/main"/>
                      </a:ext>
                    </a:extLst>
                  </pic:spPr>
                </pic:pic>
              </a:graphicData>
            </a:graphic>
          </wp:inline>
        </w:drawing>
      </w:r>
      <w:commentRangeEnd w:id="122"/>
    </w:p>
    <w:p w14:paraId="59228567" w14:textId="17423F12" w:rsidR="00451131" w:rsidRDefault="00B62A5E" w:rsidP="00B62A5E">
      <w:pPr>
        <w:pStyle w:val="Caption"/>
        <w:jc w:val="center"/>
      </w:pPr>
      <w:bookmarkStart w:id="123" w:name="_Ref106015807"/>
      <w:r>
        <w:t xml:space="preserve">Figure </w:t>
      </w:r>
      <w:fldSimple w:instr=" SEQ Figure \* ARABIC ">
        <w:r>
          <w:rPr>
            <w:noProof/>
          </w:rPr>
          <w:t>2</w:t>
        </w:r>
      </w:fldSimple>
      <w:bookmarkEnd w:id="123"/>
    </w:p>
    <w:p w14:paraId="251F70FA" w14:textId="41BC584E" w:rsidR="00CA2AB2" w:rsidRPr="00CA2AB2" w:rsidRDefault="00FB6F31" w:rsidP="00451131">
      <w:pPr>
        <w:rPr>
          <w:rFonts w:eastAsiaTheme="minorEastAsia"/>
        </w:rPr>
      </w:pPr>
      <w:r>
        <w:rPr>
          <w:rStyle w:val="CommentReference"/>
        </w:rPr>
        <w:commentReference w:id="122"/>
      </w:r>
      <w:commentRangeStart w:id="124"/>
      <w:r w:rsidR="00CA2AB2">
        <w:rPr>
          <w:rFonts w:eastAsiaTheme="minorEastAsia"/>
        </w:rPr>
        <w:t xml:space="preserve">At some point </w:t>
      </w:r>
      <w:commentRangeEnd w:id="124"/>
      <w:r w:rsidR="00712897">
        <w:rPr>
          <w:rStyle w:val="CommentReference"/>
        </w:rPr>
        <w:commentReference w:id="124"/>
      </w:r>
      <w:r w:rsidR="00CA2AB2">
        <w:rPr>
          <w:rFonts w:eastAsiaTheme="minorEastAsia"/>
        </w:rPr>
        <w:t>the histogram peaks and from this the orientation of the keypoint is determined</w:t>
      </w:r>
      <w:r w:rsidR="001915FD">
        <w:rPr>
          <w:rFonts w:eastAsiaTheme="minorEastAsia"/>
        </w:rPr>
        <w:t xml:space="preserve"> making it invariant to rotations. </w:t>
      </w:r>
    </w:p>
    <w:p w14:paraId="734E6DC9" w14:textId="45D52783" w:rsidR="00541076" w:rsidRDefault="006A5E9E" w:rsidP="00541076">
      <w:pPr>
        <w:pStyle w:val="Heading3"/>
      </w:pPr>
      <w:del w:id="125" w:author="Crystal Andy" w:date="2022-06-11T13:16:00Z">
        <w:r w:rsidDel="005036DA">
          <w:delText xml:space="preserve">Key point </w:delText>
        </w:r>
      </w:del>
      <w:bookmarkStart w:id="126" w:name="_Toc106024176"/>
      <w:r>
        <w:t>Descriptor</w:t>
      </w:r>
      <w:ins w:id="127" w:author="Crystal Andy" w:date="2022-06-11T13:17:00Z">
        <w:r w:rsidR="005036DA">
          <w:t>s</w:t>
        </w:r>
      </w:ins>
      <w:bookmarkEnd w:id="126"/>
    </w:p>
    <w:p w14:paraId="18B5F2AF" w14:textId="7385D1DD" w:rsidR="00BB0BAF" w:rsidRDefault="00C27E09" w:rsidP="00541076">
      <w:r>
        <w:t xml:space="preserve">In SIFT, </w:t>
      </w:r>
      <w:commentRangeStart w:id="128"/>
      <w:r>
        <w:t>descriptors</w:t>
      </w:r>
      <w:commentRangeEnd w:id="128"/>
      <w:r w:rsidR="005036DA">
        <w:rPr>
          <w:rStyle w:val="CommentReference"/>
        </w:rPr>
        <w:commentReference w:id="128"/>
      </w:r>
      <w:r>
        <w:t xml:space="preserve"> refer to the use of neighboring pixels, their </w:t>
      </w:r>
      <w:r w:rsidR="00BB0BAF">
        <w:t>orientations</w:t>
      </w:r>
      <w:r>
        <w:t xml:space="preserve"> and magnitudes to generate a unique keypoint.(</w:t>
      </w:r>
      <w:r w:rsidRPr="00C27E09">
        <w:t xml:space="preserve"> </w:t>
      </w:r>
      <w:hyperlink r:id="rId22" w:anchor=":~:text=SIFT%20helps%20locate%20the%20local,detection%2C%20scene%20detection%2C%20etc." w:history="1">
        <w:r>
          <w:rPr>
            <w:rStyle w:val="Hyperlink"/>
          </w:rPr>
          <w:t>SIFT | How To Use SIFT For Image Matching In Python (analyticsvidhya.com)</w:t>
        </w:r>
      </w:hyperlink>
      <w:r>
        <w:t>)</w:t>
      </w:r>
      <w:r w:rsidR="00BB0BAF">
        <w:t>. These descriptors fall into two categories, that is</w:t>
      </w:r>
    </w:p>
    <w:p w14:paraId="23738606" w14:textId="77777777" w:rsidR="00BB0BAF" w:rsidRDefault="00BB0BAF" w:rsidP="00BB0BAF">
      <w:pPr>
        <w:pStyle w:val="ListParagraph"/>
        <w:numPr>
          <w:ilvl w:val="0"/>
          <w:numId w:val="10"/>
        </w:numPr>
      </w:pPr>
      <w:r>
        <w:t>Those based on properties of the image that are already rotation-invariant</w:t>
      </w:r>
    </w:p>
    <w:p w14:paraId="7D1777E8" w14:textId="338755DE" w:rsidR="00BB0BAF" w:rsidRDefault="00BB0BAF" w:rsidP="00BB0BAF">
      <w:pPr>
        <w:pStyle w:val="ListParagraph"/>
        <w:numPr>
          <w:ilvl w:val="0"/>
          <w:numId w:val="10"/>
        </w:numPr>
      </w:pPr>
      <w:r>
        <w:t>Descriptors based on a normalization with respect to the reference orientation</w:t>
      </w:r>
    </w:p>
    <w:p w14:paraId="545D6A1D" w14:textId="77777777" w:rsidR="00E879AA" w:rsidRDefault="00E1265E" w:rsidP="00E879AA">
      <w:pPr>
        <w:rPr>
          <w:b/>
          <w:bCs/>
        </w:rPr>
      </w:pPr>
      <w:r>
        <w:t xml:space="preserve">For the scope of this project, we will use descriptors based on category </w:t>
      </w:r>
      <w:r>
        <w:rPr>
          <w:b/>
          <w:bCs/>
        </w:rPr>
        <w:t>(</w:t>
      </w:r>
      <w:proofErr w:type="spellStart"/>
      <w:r>
        <w:rPr>
          <w:b/>
          <w:bCs/>
        </w:rPr>
        <w:t>i</w:t>
      </w:r>
      <w:proofErr w:type="spellEnd"/>
      <w:r>
        <w:rPr>
          <w:b/>
          <w:bCs/>
        </w:rPr>
        <w:t>) (MAYBE EXPLAIN MORE?)</w:t>
      </w:r>
    </w:p>
    <w:p w14:paraId="399A59D0" w14:textId="6A29E528" w:rsidR="005036DA" w:rsidRDefault="005036DA" w:rsidP="006B4AB7">
      <w:pPr>
        <w:rPr>
          <w:ins w:id="129" w:author="Crystal Andy" w:date="2022-06-11T13:16:00Z"/>
        </w:rPr>
      </w:pPr>
      <w:ins w:id="130" w:author="Crystal Andy" w:date="2022-06-11T13:16:00Z">
        <w:r>
          <w:t>Matching of key</w:t>
        </w:r>
      </w:ins>
      <w:ins w:id="131" w:author="Crystal Andy" w:date="2022-06-11T13:17:00Z">
        <w:r>
          <w:t>-points</w:t>
        </w:r>
      </w:ins>
    </w:p>
    <w:p w14:paraId="0F9EEF5C" w14:textId="49616CDE" w:rsidR="00E879AA" w:rsidRDefault="00E879AA" w:rsidP="006B4AB7">
      <w:pPr>
        <w:rPr>
          <w:b/>
          <w:bCs/>
        </w:rPr>
      </w:pPr>
      <w:r>
        <w:t xml:space="preserve">Keypoints between two images are matched by identifying their nearest neighbors. In the event that the keypoints are too close to each other due to image noise, the ratio of the closest distance to second closest distance is taken. The standard ratio for this distance is 0.8 and if they are greater than this, the points are rejected. This ensures that 90% of false matches are eliminated while only discarding 5% of correct matches. </w:t>
      </w:r>
      <w:hyperlink r:id="rId23" w:history="1">
        <w:r>
          <w:rPr>
            <w:rStyle w:val="Hyperlink"/>
          </w:rPr>
          <w:t xml:space="preserve">Introduction to </w:t>
        </w:r>
        <w:proofErr w:type="gramStart"/>
        <w:r>
          <w:rPr>
            <w:rStyle w:val="Hyperlink"/>
          </w:rPr>
          <w:t>SIFT( Scale</w:t>
        </w:r>
        <w:proofErr w:type="gramEnd"/>
        <w:r>
          <w:rPr>
            <w:rStyle w:val="Hyperlink"/>
          </w:rPr>
          <w:t xml:space="preserve"> Invariant Feature Transform) | by Deepanshu Tyagi | Data Breach | Medium</w:t>
        </w:r>
      </w:hyperlink>
    </w:p>
    <w:p w14:paraId="7D6237A0" w14:textId="13A4C957" w:rsidR="00E1265E" w:rsidRDefault="005036DA" w:rsidP="00E1265E">
      <w:pPr>
        <w:pStyle w:val="Heading3"/>
      </w:pPr>
      <w:bookmarkStart w:id="132" w:name="_Toc106024177"/>
      <w:ins w:id="133" w:author="Crystal Andy" w:date="2022-06-11T13:17:00Z">
        <w:r>
          <w:t>Identi</w:t>
        </w:r>
      </w:ins>
      <w:ins w:id="134" w:author="Crystal Andy" w:date="2022-06-11T13:18:00Z">
        <w:r>
          <w:t>fication or Comparison of Images</w:t>
        </w:r>
      </w:ins>
      <w:bookmarkEnd w:id="132"/>
      <w:del w:id="135" w:author="Crystal Andy" w:date="2022-06-11T13:18:00Z">
        <w:r w:rsidR="00E1265E" w:rsidDel="005036DA">
          <w:delText>Matching</w:delText>
        </w:r>
      </w:del>
    </w:p>
    <w:p w14:paraId="3335D817" w14:textId="3A6DA43B" w:rsidR="006B4AB7" w:rsidRDefault="005036DA" w:rsidP="006B4AB7">
      <w:pPr>
        <w:rPr>
          <w:rStyle w:val="Hyperlink"/>
          <w:color w:val="auto"/>
          <w:u w:val="none"/>
        </w:rPr>
      </w:pPr>
      <w:ins w:id="136" w:author="Crystal Andy" w:date="2022-06-11T13:18:00Z">
        <w:r>
          <w:rPr>
            <w:rStyle w:val="Hyperlink"/>
            <w:color w:val="auto"/>
            <w:u w:val="none"/>
          </w:rPr>
          <w:t xml:space="preserve">After filtering, </w:t>
        </w:r>
      </w:ins>
      <w:del w:id="137" w:author="Crystal Andy" w:date="2022-06-11T13:18:00Z">
        <w:r w:rsidR="00E879AA" w:rsidDel="005036DA">
          <w:rPr>
            <w:rStyle w:val="Hyperlink"/>
            <w:color w:val="auto"/>
            <w:u w:val="none"/>
          </w:rPr>
          <w:delText>Following the filtering</w:delText>
        </w:r>
      </w:del>
      <w:del w:id="138" w:author="Crystal Andy" w:date="2022-06-11T13:19:00Z">
        <w:r w:rsidR="00E879AA" w:rsidDel="005036DA">
          <w:rPr>
            <w:rStyle w:val="Hyperlink"/>
            <w:color w:val="auto"/>
            <w:u w:val="none"/>
          </w:rPr>
          <w:delText xml:space="preserve"> we can now use these</w:delText>
        </w:r>
      </w:del>
      <w:r w:rsidR="00E879AA">
        <w:rPr>
          <w:rStyle w:val="Hyperlink"/>
          <w:color w:val="auto"/>
          <w:u w:val="none"/>
        </w:rPr>
        <w:t xml:space="preserve"> descriptors </w:t>
      </w:r>
      <w:ins w:id="139" w:author="Crystal Andy" w:date="2022-06-11T13:19:00Z">
        <w:r>
          <w:rPr>
            <w:rStyle w:val="Hyperlink"/>
            <w:color w:val="auto"/>
            <w:u w:val="none"/>
          </w:rPr>
          <w:t xml:space="preserve">are used </w:t>
        </w:r>
      </w:ins>
      <w:r w:rsidR="00E879AA">
        <w:rPr>
          <w:rStyle w:val="Hyperlink"/>
          <w:color w:val="auto"/>
          <w:u w:val="none"/>
        </w:rPr>
        <w:t>to identify images or to compare images</w:t>
      </w:r>
      <w:del w:id="140" w:author="Crystal Andy" w:date="2022-06-11T13:19:00Z">
        <w:r w:rsidR="00E879AA" w:rsidDel="005036DA">
          <w:rPr>
            <w:rStyle w:val="Hyperlink"/>
            <w:color w:val="auto"/>
            <w:u w:val="none"/>
          </w:rPr>
          <w:delText xml:space="preserve">, </w:delText>
        </w:r>
      </w:del>
      <w:ins w:id="141" w:author="Crystal Andy" w:date="2022-06-11T13:19:00Z">
        <w:r>
          <w:rPr>
            <w:rStyle w:val="Hyperlink"/>
            <w:color w:val="auto"/>
            <w:u w:val="none"/>
          </w:rPr>
          <w:t xml:space="preserve">. </w:t>
        </w:r>
      </w:ins>
      <w:ins w:id="142" w:author="Crystal Andy" w:date="2022-06-11T13:20:00Z">
        <w:r w:rsidR="00177919">
          <w:rPr>
            <w:rStyle w:val="Hyperlink"/>
            <w:color w:val="auto"/>
            <w:u w:val="none"/>
          </w:rPr>
          <w:t xml:space="preserve">Using </w:t>
        </w:r>
      </w:ins>
      <w:del w:id="143" w:author="Crystal Andy" w:date="2022-06-11T13:21:00Z">
        <w:r w:rsidR="00E879AA" w:rsidDel="00177919">
          <w:rPr>
            <w:rStyle w:val="Hyperlink"/>
            <w:color w:val="auto"/>
            <w:u w:val="none"/>
          </w:rPr>
          <w:delText>the following are reasons why using these</w:delText>
        </w:r>
      </w:del>
      <w:r w:rsidR="00E879AA">
        <w:rPr>
          <w:rStyle w:val="Hyperlink"/>
          <w:color w:val="auto"/>
          <w:u w:val="none"/>
        </w:rPr>
        <w:t xml:space="preserve"> descriptors work</w:t>
      </w:r>
      <w:ins w:id="144" w:author="Crystal Andy" w:date="2022-06-11T13:21:00Z">
        <w:r w:rsidR="00177919">
          <w:rPr>
            <w:rStyle w:val="Hyperlink"/>
            <w:color w:val="auto"/>
            <w:u w:val="none"/>
          </w:rPr>
          <w:t>s because:</w:t>
        </w:r>
      </w:ins>
    </w:p>
    <w:p w14:paraId="3E32209A" w14:textId="2051203E" w:rsidR="00E879AA" w:rsidRPr="008A2FC3" w:rsidRDefault="007F2B6A" w:rsidP="00E879AA">
      <w:pPr>
        <w:pStyle w:val="ListParagraph"/>
        <w:numPr>
          <w:ilvl w:val="0"/>
          <w:numId w:val="12"/>
        </w:numPr>
      </w:pPr>
      <w:r>
        <w:t>Keypoint</w:t>
      </w:r>
      <w:r w:rsidR="00E879AA" w:rsidRPr="008A2FC3">
        <w:t xml:space="preserve">s are extracted at different scales and blur levels and all subsequent computations are performed within the scale space framework. This </w:t>
      </w:r>
      <w:del w:id="145" w:author="Crystal Andy" w:date="2022-06-11T13:22:00Z">
        <w:r w:rsidR="00E879AA" w:rsidRPr="008A2FC3" w:rsidDel="00177919">
          <w:delText>will</w:delText>
        </w:r>
      </w:del>
      <w:r w:rsidR="00E879AA" w:rsidRPr="008A2FC3">
        <w:t xml:space="preserve"> make</w:t>
      </w:r>
      <w:ins w:id="146" w:author="Crystal Andy" w:date="2022-06-11T13:22:00Z">
        <w:r w:rsidR="00177919">
          <w:t>s</w:t>
        </w:r>
      </w:ins>
      <w:r w:rsidR="00E879AA" w:rsidRPr="008A2FC3">
        <w:t xml:space="preserve"> the descriptors invariant to image scaling and small changes in perspective.</w:t>
      </w:r>
    </w:p>
    <w:p w14:paraId="3D16376B" w14:textId="65F41D9A" w:rsidR="00E879AA" w:rsidRPr="008A2FC3" w:rsidRDefault="00E879AA" w:rsidP="00E879AA">
      <w:pPr>
        <w:pStyle w:val="ListParagraph"/>
        <w:numPr>
          <w:ilvl w:val="0"/>
          <w:numId w:val="12"/>
        </w:numPr>
      </w:pPr>
      <w:r w:rsidRPr="008A2FC3">
        <w:t xml:space="preserve">Computation relative to a reference orientation </w:t>
      </w:r>
      <w:del w:id="147" w:author="Crystal Andy" w:date="2022-06-11T13:22:00Z">
        <w:r w:rsidRPr="008A2FC3" w:rsidDel="00177919">
          <w:delText>is supposed to</w:delText>
        </w:r>
      </w:del>
      <w:r w:rsidRPr="008A2FC3">
        <w:t xml:space="preserve"> make</w:t>
      </w:r>
      <w:ins w:id="148" w:author="Crystal Andy" w:date="2022-06-11T13:22:00Z">
        <w:r w:rsidR="00177919">
          <w:t>s</w:t>
        </w:r>
      </w:ins>
      <w:r w:rsidRPr="008A2FC3">
        <w:t xml:space="preserve"> the descriptors robust against rotation.</w:t>
      </w:r>
    </w:p>
    <w:p w14:paraId="3FB2B800" w14:textId="5B46A9B4" w:rsidR="008A2FC3" w:rsidRPr="008A2FC3" w:rsidRDefault="008A2FC3" w:rsidP="008A2FC3">
      <w:pPr>
        <w:pStyle w:val="ListParagraph"/>
        <w:numPr>
          <w:ilvl w:val="0"/>
          <w:numId w:val="12"/>
        </w:numPr>
      </w:pPr>
      <w:del w:id="149" w:author="Crystal Andy" w:date="2022-06-11T13:22:00Z">
        <w:r w:rsidRPr="008A2FC3" w:rsidDel="00177919">
          <w:delText>Likewise, t</w:delText>
        </w:r>
      </w:del>
      <w:ins w:id="150" w:author="Crystal Andy" w:date="2022-06-11T13:22:00Z">
        <w:r w:rsidR="00177919">
          <w:t>T</w:t>
        </w:r>
      </w:ins>
      <w:r w:rsidRPr="008A2FC3">
        <w:t xml:space="preserve">he descriptor information is stored relative to the </w:t>
      </w:r>
      <w:r w:rsidR="007F2B6A">
        <w:t>keypoint</w:t>
      </w:r>
      <w:r w:rsidRPr="008A2FC3">
        <w:t xml:space="preserve"> position and thus invariant against translations.</w:t>
      </w:r>
    </w:p>
    <w:p w14:paraId="4649A15B" w14:textId="785074E6" w:rsidR="008A2FC3" w:rsidRPr="008A2FC3" w:rsidRDefault="008A2FC3" w:rsidP="008A2FC3">
      <w:pPr>
        <w:pStyle w:val="ListParagraph"/>
        <w:numPr>
          <w:ilvl w:val="0"/>
          <w:numId w:val="12"/>
        </w:numPr>
      </w:pPr>
      <w:r w:rsidRPr="008A2FC3">
        <w:lastRenderedPageBreak/>
        <w:t xml:space="preserve">Many potential </w:t>
      </w:r>
      <w:r w:rsidR="007F2B6A">
        <w:t>keypoint</w:t>
      </w:r>
      <w:r w:rsidRPr="008A2FC3">
        <w:t>s are discarded if they are deemed unstable or hard to locate precisely. The remaining</w:t>
      </w:r>
      <w:ins w:id="151" w:author="Crystal Andy" w:date="2022-06-11T13:23:00Z">
        <w:r w:rsidR="00177919">
          <w:t>/selected</w:t>
        </w:r>
      </w:ins>
      <w:r w:rsidRPr="008A2FC3">
        <w:t xml:space="preserve"> </w:t>
      </w:r>
      <w:r w:rsidR="007F2B6A">
        <w:t>keypoint</w:t>
      </w:r>
      <w:r w:rsidRPr="008A2FC3">
        <w:t xml:space="preserve">s </w:t>
      </w:r>
      <w:ins w:id="152" w:author="Crystal Andy" w:date="2022-06-11T13:23:00Z">
        <w:r w:rsidR="00177919">
          <w:t xml:space="preserve">are </w:t>
        </w:r>
      </w:ins>
      <w:del w:id="153" w:author="Crystal Andy" w:date="2022-06-11T13:23:00Z">
        <w:r w:rsidRPr="008A2FC3" w:rsidDel="00177919">
          <w:delText>should</w:delText>
        </w:r>
      </w:del>
      <w:r w:rsidRPr="008A2FC3">
        <w:t xml:space="preserve"> thus </w:t>
      </w:r>
      <w:del w:id="154" w:author="Crystal Andy" w:date="2022-06-11T13:23:00Z">
        <w:r w:rsidRPr="008A2FC3" w:rsidDel="00177919">
          <w:delText>be</w:delText>
        </w:r>
      </w:del>
      <w:r w:rsidRPr="008A2FC3">
        <w:t xml:space="preserve"> relatively immune to image noise.</w:t>
      </w:r>
    </w:p>
    <w:p w14:paraId="11BFF33B" w14:textId="38BB1E7B" w:rsidR="008A2FC3" w:rsidRPr="008A2FC3" w:rsidRDefault="008A2FC3" w:rsidP="008A2FC3">
      <w:pPr>
        <w:pStyle w:val="ListParagraph"/>
        <w:numPr>
          <w:ilvl w:val="0"/>
          <w:numId w:val="12"/>
        </w:numPr>
      </w:pPr>
      <w:r w:rsidRPr="008A2FC3">
        <w:t xml:space="preserve">The histograms are normalized </w:t>
      </w:r>
      <w:del w:id="155" w:author="Crystal Andy" w:date="2022-06-11T13:23:00Z">
        <w:r w:rsidRPr="008A2FC3" w:rsidDel="00177919">
          <w:delText>at the end w</w:delText>
        </w:r>
      </w:del>
      <w:del w:id="156" w:author="Crystal Andy" w:date="2022-06-11T13:24:00Z">
        <w:r w:rsidRPr="008A2FC3" w:rsidDel="00177919">
          <w:delText>hich</w:delText>
        </w:r>
      </w:del>
      <w:r w:rsidRPr="008A2FC3">
        <w:t xml:space="preserve"> mean</w:t>
      </w:r>
      <w:ins w:id="157" w:author="Crystal Andy" w:date="2022-06-11T13:24:00Z">
        <w:r w:rsidR="00177919">
          <w:t>ing</w:t>
        </w:r>
      </w:ins>
      <w:del w:id="158" w:author="Crystal Andy" w:date="2022-06-11T13:24:00Z">
        <w:r w:rsidRPr="008A2FC3" w:rsidDel="00177919">
          <w:delText>s</w:delText>
        </w:r>
      </w:del>
      <w:r w:rsidRPr="008A2FC3">
        <w:t xml:space="preserve"> the descriptors will not store the magnitudes of the gradients, only their relations to each other. This </w:t>
      </w:r>
      <w:del w:id="159" w:author="Crystal Andy" w:date="2022-06-11T13:24:00Z">
        <w:r w:rsidRPr="008A2FC3" w:rsidDel="00177919">
          <w:delText>should</w:delText>
        </w:r>
      </w:del>
      <w:r w:rsidRPr="008A2FC3">
        <w:t xml:space="preserve"> make</w:t>
      </w:r>
      <w:ins w:id="160" w:author="Crystal Andy" w:date="2022-06-11T13:24:00Z">
        <w:r w:rsidR="00177919">
          <w:t>s</w:t>
        </w:r>
      </w:ins>
      <w:r w:rsidRPr="008A2FC3">
        <w:t xml:space="preserve"> the descriptors invariant against global, uniform illumination changes.</w:t>
      </w:r>
    </w:p>
    <w:p w14:paraId="0BE2E9BD" w14:textId="360E95DE" w:rsidR="008A2FC3" w:rsidRPr="008A2FC3" w:rsidRDefault="008A2FC3" w:rsidP="008A2FC3">
      <w:pPr>
        <w:pStyle w:val="ListParagraph"/>
        <w:numPr>
          <w:ilvl w:val="0"/>
          <w:numId w:val="12"/>
        </w:numPr>
      </w:pPr>
      <w:r w:rsidRPr="008A2FC3">
        <w:t xml:space="preserve">The histogram values are </w:t>
      </w:r>
      <w:del w:id="161" w:author="Crystal Andy" w:date="2022-06-11T13:24:00Z">
        <w:r w:rsidRPr="008A2FC3" w:rsidDel="00FB6F31">
          <w:delText>also</w:delText>
        </w:r>
      </w:del>
      <w:r w:rsidRPr="008A2FC3">
        <w:t xml:space="preserve"> </w:t>
      </w:r>
      <w:ins w:id="162" w:author="Crystal Andy" w:date="2022-06-11T13:24:00Z">
        <w:r w:rsidR="00FB6F31">
          <w:t>‘</w:t>
        </w:r>
      </w:ins>
      <w:proofErr w:type="spellStart"/>
      <w:r w:rsidRPr="008A2FC3">
        <w:t>thresholded</w:t>
      </w:r>
      <w:proofErr w:type="spellEnd"/>
      <w:ins w:id="163" w:author="Crystal Andy" w:date="2022-06-11T13:24:00Z">
        <w:r w:rsidR="00177919">
          <w:t>’</w:t>
        </w:r>
      </w:ins>
      <w:r w:rsidRPr="008A2FC3">
        <w:t xml:space="preserve"> to reduce the influence of large gradients. This will make the information partly immune to local, non-uniform changes in illumination.</w:t>
      </w:r>
    </w:p>
    <w:p w14:paraId="3704C2E1" w14:textId="29E1FD19" w:rsidR="00E879AA" w:rsidRPr="00E879AA" w:rsidRDefault="00E879AA" w:rsidP="00E879AA">
      <w:pPr>
        <w:pStyle w:val="ListParagraph"/>
        <w:numPr>
          <w:ilvl w:val="0"/>
          <w:numId w:val="12"/>
        </w:numPr>
        <w:rPr>
          <w:u w:val="single"/>
        </w:rPr>
      </w:pPr>
    </w:p>
    <w:p w14:paraId="1B4A5C2C" w14:textId="3F546D5C" w:rsidR="00B633D6" w:rsidRDefault="00FB6F31" w:rsidP="00B633D6">
      <w:pPr>
        <w:pStyle w:val="Heading2"/>
      </w:pPr>
      <w:bookmarkStart w:id="164" w:name="_Toc106024178"/>
      <w:ins w:id="165" w:author="Crystal Andy" w:date="2022-06-11T13:28:00Z">
        <w:r>
          <w:t xml:space="preserve">Use of </w:t>
        </w:r>
      </w:ins>
      <w:r w:rsidR="00B633D6">
        <w:t>SIFT on Fingerprint Images</w:t>
      </w:r>
      <w:bookmarkEnd w:id="164"/>
    </w:p>
    <w:p w14:paraId="3D529FB3" w14:textId="429FB29D" w:rsidR="00FB6F31" w:rsidRDefault="0012407A" w:rsidP="00A85EBE">
      <w:pPr>
        <w:rPr>
          <w:ins w:id="166" w:author="Crystal Andy" w:date="2022-06-11T13:27:00Z"/>
        </w:rPr>
      </w:pPr>
      <w:r>
        <w:t xml:space="preserve">Since </w:t>
      </w:r>
      <w:commentRangeStart w:id="167"/>
      <w:r>
        <w:t xml:space="preserve">SIFT </w:t>
      </w:r>
      <w:r w:rsidR="00451131">
        <w:t>key</w:t>
      </w:r>
      <w:r>
        <w:t>points</w:t>
      </w:r>
      <w:commentRangeEnd w:id="167"/>
      <w:r w:rsidR="00FB6F31">
        <w:rPr>
          <w:rStyle w:val="CommentReference"/>
        </w:rPr>
        <w:commentReference w:id="167"/>
      </w:r>
      <w:r>
        <w:t xml:space="preserve"> are limited by the condition of the local minima or maxima in a given scale space, a large number of feature points are detected. The number of SIFT points are determined by a set of parameters including the number of octaves. Typical fingerprints contain up to a thousand sift points </w:t>
      </w:r>
      <w:hyperlink r:id="rId24" w:history="1">
        <w:r>
          <w:rPr>
            <w:rStyle w:val="Hyperlink"/>
          </w:rPr>
          <w:t>ParkFingerSIFT_SPIE2008.pdf</w:t>
        </w:r>
      </w:hyperlink>
      <w:r w:rsidR="00E327E8">
        <w:t xml:space="preserve">. </w:t>
      </w:r>
    </w:p>
    <w:p w14:paraId="174E135A" w14:textId="5959BB69" w:rsidR="00A85EBE" w:rsidRPr="00451131" w:rsidRDefault="00FB6F31" w:rsidP="00A85EBE">
      <w:pPr>
        <w:rPr>
          <w:b/>
          <w:bCs/>
        </w:rPr>
      </w:pPr>
      <w:ins w:id="168" w:author="Crystal Andy" w:date="2022-06-11T13:26:00Z">
        <w:r>
          <w:t xml:space="preserve">Use of </w:t>
        </w:r>
      </w:ins>
      <w:r w:rsidR="00847B37">
        <w:t>SIFT on fingerprint images can be summarized into four (4) steps</w:t>
      </w:r>
      <w:del w:id="169" w:author="Crystal Andy" w:date="2022-06-11T13:26:00Z">
        <w:r w:rsidR="00847B37" w:rsidDel="00FB6F31">
          <w:delText>.</w:delText>
        </w:r>
      </w:del>
      <w:r w:rsidR="0012407A">
        <w:t xml:space="preserve"> </w:t>
      </w:r>
      <w:ins w:id="170" w:author="Crystal Andy" w:date="2022-06-11T13:27:00Z">
        <w:r>
          <w:t>s</w:t>
        </w:r>
      </w:ins>
      <w:del w:id="171" w:author="Crystal Andy" w:date="2022-06-11T13:27:00Z">
        <w:r w:rsidR="0012407A" w:rsidDel="00FB6F31">
          <w:delText>S</w:delText>
        </w:r>
      </w:del>
      <w:r w:rsidR="0012407A">
        <w:t>ummarized in the flow chart below</w:t>
      </w:r>
      <w:r w:rsidR="00451131">
        <w:t xml:space="preserve"> in </w:t>
      </w:r>
      <w:r w:rsidR="00F078B1">
        <w:rPr>
          <w:b/>
          <w:bCs/>
        </w:rPr>
        <w:fldChar w:fldCharType="begin"/>
      </w:r>
      <w:r w:rsidR="00F078B1">
        <w:instrText xml:space="preserve"> REF _Ref106015820 \h </w:instrText>
      </w:r>
      <w:r w:rsidR="00F078B1">
        <w:rPr>
          <w:b/>
          <w:bCs/>
        </w:rPr>
      </w:r>
      <w:r w:rsidR="00F078B1">
        <w:rPr>
          <w:b/>
          <w:bCs/>
        </w:rPr>
        <w:fldChar w:fldCharType="separate"/>
      </w:r>
      <w:r w:rsidR="00F078B1">
        <w:t xml:space="preserve">Figure </w:t>
      </w:r>
      <w:r w:rsidR="00F078B1">
        <w:rPr>
          <w:noProof/>
        </w:rPr>
        <w:t>3</w:t>
      </w:r>
      <w:r w:rsidR="00F078B1">
        <w:rPr>
          <w:b/>
          <w:bCs/>
        </w:rPr>
        <w:fldChar w:fldCharType="end"/>
      </w:r>
    </w:p>
    <w:p w14:paraId="560E2124" w14:textId="77777777" w:rsidR="00B62A5E" w:rsidRDefault="0012407A" w:rsidP="00B62A5E">
      <w:pPr>
        <w:keepNext/>
      </w:pPr>
      <w:commentRangeStart w:id="172"/>
      <w:r>
        <w:rPr>
          <w:noProof/>
        </w:rPr>
        <w:drawing>
          <wp:inline distT="0" distB="0" distL="0" distR="0" wp14:anchorId="445C9A31" wp14:editId="064F8E92">
            <wp:extent cx="5486400" cy="733425"/>
            <wp:effectExtent l="0" t="0" r="1905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commentRangeEnd w:id="172"/>
    </w:p>
    <w:p w14:paraId="78DA9B4E" w14:textId="0B408E5C" w:rsidR="00451131" w:rsidRDefault="00B62A5E" w:rsidP="00B62A5E">
      <w:pPr>
        <w:pStyle w:val="Caption"/>
        <w:jc w:val="center"/>
      </w:pPr>
      <w:bookmarkStart w:id="173" w:name="_Ref106015820"/>
      <w:r>
        <w:t xml:space="preserve">Figure </w:t>
      </w:r>
      <w:fldSimple w:instr=" SEQ Figure \* ARABIC ">
        <w:r>
          <w:rPr>
            <w:noProof/>
          </w:rPr>
          <w:t>3</w:t>
        </w:r>
      </w:fldSimple>
      <w:bookmarkEnd w:id="173"/>
    </w:p>
    <w:p w14:paraId="46651ABD" w14:textId="32581998" w:rsidR="0012407A" w:rsidRDefault="00FB6F31" w:rsidP="00A85EBE">
      <w:r>
        <w:rPr>
          <w:rStyle w:val="CommentReference"/>
        </w:rPr>
        <w:commentReference w:id="172"/>
      </w:r>
    </w:p>
    <w:p w14:paraId="31A5C56E" w14:textId="12D3BA16" w:rsidR="0012407A" w:rsidRDefault="00220817" w:rsidP="00220817">
      <w:pPr>
        <w:pStyle w:val="Heading3"/>
      </w:pPr>
      <w:bookmarkStart w:id="174" w:name="_Toc106024179"/>
      <w:r>
        <w:t>Preprocessing</w:t>
      </w:r>
      <w:r w:rsidR="0054190B">
        <w:t xml:space="preserve"> (Obtaining scale space)</w:t>
      </w:r>
      <w:bookmarkEnd w:id="174"/>
    </w:p>
    <w:p w14:paraId="05EC07CC" w14:textId="0AEC1F23" w:rsidR="002A4F74" w:rsidRDefault="00220817" w:rsidP="00220817">
      <w:pPr>
        <w:rPr>
          <w:ins w:id="175" w:author="Crystal Andy" w:date="2022-06-11T13:31:00Z"/>
        </w:rPr>
      </w:pPr>
      <w:r>
        <w:t>The first phase</w:t>
      </w:r>
      <w:ins w:id="176" w:author="Crystal Andy" w:date="2022-06-11T13:30:00Z">
        <w:r w:rsidR="002A4F74">
          <w:t>,</w:t>
        </w:r>
      </w:ins>
      <w:r>
        <w:t xml:space="preserve"> which involves</w:t>
      </w:r>
      <w:r w:rsidR="0054190B">
        <w:t xml:space="preserve"> obtaining the scale space of the fingerprint image</w:t>
      </w:r>
      <w:ins w:id="177" w:author="Crystal Andy" w:date="2022-06-11T13:30:00Z">
        <w:r w:rsidR="002A4F74">
          <w:t>,</w:t>
        </w:r>
      </w:ins>
      <w:r w:rsidR="0054190B">
        <w:t xml:space="preserve"> </w:t>
      </w:r>
      <w:del w:id="178" w:author="Crystal Andy" w:date="2022-06-11T13:29:00Z">
        <w:r w:rsidR="0054190B" w:rsidDel="002A4F74">
          <w:delText>which</w:delText>
        </w:r>
      </w:del>
      <w:r w:rsidR="0054190B">
        <w:t xml:space="preserve"> is done by</w:t>
      </w:r>
      <w:r>
        <w:t xml:space="preserve"> blurring the images using a Gaussian blurring method to simulate the different zoom levels of the image</w:t>
      </w:r>
      <w:r w:rsidR="006202DF">
        <w:t xml:space="preserve"> indicated by the orange arrow (</w:t>
      </w:r>
      <w:r w:rsidR="006202DF">
        <w:rPr>
          <w:b/>
          <w:bCs/>
        </w:rPr>
        <w:t>Insert Orange arrow here</w:t>
      </w:r>
      <w:r w:rsidR="006202DF">
        <w:t>)</w:t>
      </w:r>
      <w:ins w:id="179" w:author="Crystal Andy" w:date="2022-06-11T13:31:00Z">
        <w:r w:rsidR="002A4F74">
          <w:t xml:space="preserve">. </w:t>
        </w:r>
      </w:ins>
      <w:r w:rsidR="006202DF">
        <w:t xml:space="preserve"> </w:t>
      </w:r>
      <w:ins w:id="180" w:author="Crystal Andy" w:date="2022-06-11T13:31:00Z">
        <w:r w:rsidR="002A4F74">
          <w:t>F</w:t>
        </w:r>
      </w:ins>
      <w:del w:id="181" w:author="Crystal Andy" w:date="2022-06-11T13:31:00Z">
        <w:r w:rsidR="0054190B" w:rsidDel="002A4F74">
          <w:delText>f</w:delText>
        </w:r>
      </w:del>
      <w:r w:rsidR="0054190B">
        <w:t xml:space="preserve">urther blurring is done </w:t>
      </w:r>
      <w:ins w:id="182" w:author="Crystal Andy" w:date="2022-06-11T13:31:00Z">
        <w:r w:rsidR="002A4F74">
          <w:t xml:space="preserve">as </w:t>
        </w:r>
      </w:ins>
      <w:r w:rsidR="0054190B">
        <w:t xml:space="preserve">indicated </w:t>
      </w:r>
      <w:ins w:id="183" w:author="Crystal Andy" w:date="2022-06-11T13:31:00Z">
        <w:r w:rsidR="002A4F74">
          <w:t>on</w:t>
        </w:r>
      </w:ins>
      <w:del w:id="184" w:author="Crystal Andy" w:date="2022-06-11T13:31:00Z">
        <w:r w:rsidR="0054190B" w:rsidDel="002A4F74">
          <w:delText>as</w:delText>
        </w:r>
      </w:del>
      <w:r w:rsidR="0054190B">
        <w:t xml:space="preserve"> its left neighbor or by the green arrow (</w:t>
      </w:r>
      <w:r w:rsidR="0054190B">
        <w:rPr>
          <w:b/>
          <w:bCs/>
        </w:rPr>
        <w:t>Insert green arrow here)</w:t>
      </w:r>
      <w:ins w:id="185" w:author="Crystal Andy" w:date="2022-06-11T13:33:00Z">
        <w:r w:rsidR="002A4F74">
          <w:t xml:space="preserve"> as sho</w:t>
        </w:r>
      </w:ins>
      <w:r w:rsidR="00B62A5E">
        <w:t>w</w:t>
      </w:r>
      <w:ins w:id="186" w:author="Crystal Andy" w:date="2022-06-11T13:33:00Z">
        <w:r w:rsidR="002A4F74">
          <w:t xml:space="preserve">n in </w:t>
        </w:r>
        <w:r w:rsidR="002A4F74" w:rsidRPr="00B62A5E">
          <w:rPr>
            <w:b/>
            <w:bCs/>
            <w:i/>
            <w:iCs/>
          </w:rPr>
          <w:t>figure</w:t>
        </w:r>
      </w:ins>
      <w:r w:rsidR="00B62A5E" w:rsidRPr="00B62A5E">
        <w:rPr>
          <w:b/>
          <w:bCs/>
          <w:i/>
          <w:iCs/>
        </w:rPr>
        <w:t xml:space="preserve"> 4</w:t>
      </w:r>
      <w:del w:id="187" w:author="Crystal Andy" w:date="2022-06-11T13:33:00Z">
        <w:r w:rsidR="00ED4A1D" w:rsidDel="002A4F74">
          <w:delText>.</w:delText>
        </w:r>
      </w:del>
      <w:del w:id="188" w:author="Crystal Andy" w:date="2022-06-11T13:32:00Z">
        <w:r w:rsidR="00ED4A1D" w:rsidDel="002A4F74">
          <w:delText xml:space="preserve"> </w:delText>
        </w:r>
      </w:del>
    </w:p>
    <w:p w14:paraId="5B3FFF6C" w14:textId="7DE15E4D" w:rsidR="002A4F74" w:rsidRDefault="00ED4A1D" w:rsidP="00220817">
      <w:pPr>
        <w:rPr>
          <w:ins w:id="189" w:author="Crystal Andy" w:date="2022-06-11T13:32:00Z"/>
        </w:rPr>
      </w:pPr>
      <w:r>
        <w:t>To further make the scale space robust, we can (</w:t>
      </w:r>
      <w:proofErr w:type="spellStart"/>
      <w:r>
        <w:rPr>
          <w:b/>
          <w:bCs/>
        </w:rPr>
        <w:t>Downsample</w:t>
      </w:r>
      <w:proofErr w:type="spellEnd"/>
      <w:r>
        <w:t>) the images (</w:t>
      </w:r>
      <w:r>
        <w:rPr>
          <w:b/>
          <w:bCs/>
        </w:rPr>
        <w:t>to simulate something indicated by the blue arrow)</w:t>
      </w:r>
      <w:ins w:id="190" w:author="Crystal Andy" w:date="2022-06-11T13:33:00Z">
        <w:r w:rsidR="002A4F74">
          <w:rPr>
            <w:b/>
            <w:bCs/>
          </w:rPr>
          <w:t xml:space="preserve"> in </w:t>
        </w:r>
        <w:r w:rsidR="002A4F74" w:rsidRPr="00B62A5E">
          <w:rPr>
            <w:b/>
            <w:bCs/>
            <w:i/>
            <w:iCs/>
          </w:rPr>
          <w:t xml:space="preserve">figure </w:t>
        </w:r>
      </w:ins>
      <w:r w:rsidR="00B62A5E" w:rsidRPr="00B62A5E">
        <w:rPr>
          <w:b/>
          <w:bCs/>
          <w:i/>
          <w:iCs/>
        </w:rPr>
        <w:t>4</w:t>
      </w:r>
      <w:r>
        <w:rPr>
          <w:b/>
          <w:bCs/>
        </w:rPr>
        <w:t xml:space="preserve"> </w:t>
      </w:r>
      <w:r>
        <w:t xml:space="preserve">Each row is known as an </w:t>
      </w:r>
      <w:r w:rsidRPr="00ED4A1D">
        <w:rPr>
          <w:b/>
          <w:bCs/>
        </w:rPr>
        <w:t>octave</w:t>
      </w:r>
      <w:r>
        <w:t xml:space="preserve">. </w:t>
      </w:r>
    </w:p>
    <w:p w14:paraId="0B375C95" w14:textId="4762B8B2" w:rsidR="00220817" w:rsidRPr="00ED4A1D" w:rsidRDefault="00ED4A1D" w:rsidP="00220817">
      <w:r>
        <w:t xml:space="preserve">Image representation of generating scale space shown </w:t>
      </w:r>
      <w:ins w:id="191" w:author="Crystal Andy" w:date="2022-06-11T13:33:00Z">
        <w:r w:rsidR="002A4F74">
          <w:t xml:space="preserve">in </w:t>
        </w:r>
      </w:ins>
      <w:r w:rsidR="00F078B1">
        <w:rPr>
          <w:b/>
          <w:bCs/>
          <w:i/>
          <w:iCs/>
        </w:rPr>
        <w:fldChar w:fldCharType="begin"/>
      </w:r>
      <w:r w:rsidR="00F078B1">
        <w:instrText xml:space="preserve"> REF _Ref106015872 \h </w:instrText>
      </w:r>
      <w:r w:rsidR="00F078B1">
        <w:rPr>
          <w:b/>
          <w:bCs/>
          <w:i/>
          <w:iCs/>
        </w:rPr>
      </w:r>
      <w:r w:rsidR="00F078B1">
        <w:rPr>
          <w:b/>
          <w:bCs/>
          <w:i/>
          <w:iCs/>
        </w:rPr>
        <w:fldChar w:fldCharType="separate"/>
      </w:r>
      <w:r w:rsidR="00F078B1">
        <w:t xml:space="preserve">Figure </w:t>
      </w:r>
      <w:r w:rsidR="00F078B1">
        <w:rPr>
          <w:noProof/>
        </w:rPr>
        <w:t>4</w:t>
      </w:r>
      <w:r w:rsidR="00F078B1">
        <w:rPr>
          <w:b/>
          <w:bCs/>
          <w:i/>
          <w:iCs/>
        </w:rPr>
        <w:fldChar w:fldCharType="end"/>
      </w:r>
      <w:r w:rsidR="00F078B1">
        <w:rPr>
          <w:b/>
          <w:bCs/>
          <w:i/>
          <w:iCs/>
        </w:rPr>
        <w:t xml:space="preserve"> </w:t>
      </w:r>
      <w:r>
        <w:t>below.</w:t>
      </w:r>
    </w:p>
    <w:p w14:paraId="6F5C3532" w14:textId="77777777" w:rsidR="00B62A5E" w:rsidRDefault="006202DF" w:rsidP="00B62A5E">
      <w:pPr>
        <w:keepNext/>
        <w:jc w:val="center"/>
      </w:pPr>
      <w:commentRangeStart w:id="192"/>
      <w:r>
        <w:rPr>
          <w:noProof/>
        </w:rPr>
        <w:lastRenderedPageBreak/>
        <w:drawing>
          <wp:inline distT="0" distB="0" distL="0" distR="0" wp14:anchorId="5318E048" wp14:editId="7FD698DC">
            <wp:extent cx="5106424"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5671" cy="2805421"/>
                    </a:xfrm>
                    <a:prstGeom prst="rect">
                      <a:avLst/>
                    </a:prstGeom>
                    <a:noFill/>
                    <a:ln>
                      <a:noFill/>
                    </a:ln>
                  </pic:spPr>
                </pic:pic>
              </a:graphicData>
            </a:graphic>
          </wp:inline>
        </w:drawing>
      </w:r>
      <w:commentRangeEnd w:id="192"/>
    </w:p>
    <w:p w14:paraId="3F71B2B4" w14:textId="1B375095" w:rsidR="00B62A5E" w:rsidRDefault="00B62A5E" w:rsidP="00B62A5E">
      <w:pPr>
        <w:pStyle w:val="Caption"/>
        <w:jc w:val="center"/>
      </w:pPr>
      <w:bookmarkStart w:id="193" w:name="_Ref106015872"/>
      <w:r>
        <w:t xml:space="preserve">Figure </w:t>
      </w:r>
      <w:fldSimple w:instr=" SEQ Figure \* ARABIC ">
        <w:r>
          <w:rPr>
            <w:noProof/>
          </w:rPr>
          <w:t>4</w:t>
        </w:r>
      </w:fldSimple>
      <w:bookmarkEnd w:id="193"/>
    </w:p>
    <w:p w14:paraId="70FBA2E5" w14:textId="13D8630A" w:rsidR="001C5CB3" w:rsidRDefault="002A4F74" w:rsidP="00B62A5E">
      <w:pPr>
        <w:keepNext/>
        <w:jc w:val="center"/>
      </w:pPr>
      <w:r>
        <w:rPr>
          <w:rStyle w:val="CommentReference"/>
        </w:rPr>
        <w:commentReference w:id="192"/>
      </w:r>
    </w:p>
    <w:p w14:paraId="273CC60E" w14:textId="44269381" w:rsidR="00ED4A1D" w:rsidRDefault="001C5CB3" w:rsidP="001C5CB3">
      <w:pPr>
        <w:pStyle w:val="Heading3"/>
      </w:pPr>
      <w:bookmarkStart w:id="194" w:name="_Toc106024180"/>
      <w:r w:rsidRPr="001C5CB3">
        <w:t>Local Extrema &amp; Descriptor Extraction</w:t>
      </w:r>
      <w:bookmarkEnd w:id="194"/>
    </w:p>
    <w:p w14:paraId="62379B99" w14:textId="784ABC5E" w:rsidR="00B960C5" w:rsidRDefault="00B960C5" w:rsidP="001C5CB3">
      <w:r>
        <w:t>To find the local Extrema in this phase, we first compute the Difference of Gaussian (</w:t>
      </w:r>
      <w:proofErr w:type="spellStart"/>
      <w:r>
        <w:t>DoG</w:t>
      </w:r>
      <w:proofErr w:type="spellEnd"/>
      <w:r>
        <w:t>). This can be done by gray-scaling each image in the octave</w:t>
      </w:r>
      <w:r w:rsidR="00F078B1">
        <w:t xml:space="preserve"> as shown in </w:t>
      </w:r>
      <w:r w:rsidR="00F078B1">
        <w:fldChar w:fldCharType="begin"/>
      </w:r>
      <w:r w:rsidR="00F078B1">
        <w:instrText xml:space="preserve"> REF _Ref106015915 \h </w:instrText>
      </w:r>
      <w:r w:rsidR="00F078B1">
        <w:fldChar w:fldCharType="separate"/>
      </w:r>
      <w:r w:rsidR="00F078B1">
        <w:t xml:space="preserve">Figure </w:t>
      </w:r>
      <w:r w:rsidR="00F078B1">
        <w:rPr>
          <w:noProof/>
        </w:rPr>
        <w:t>5</w:t>
      </w:r>
      <w:r w:rsidR="00F078B1">
        <w:fldChar w:fldCharType="end"/>
      </w:r>
      <w:r>
        <w:t xml:space="preserve"> and calculating the difference between each pixel in the adjacent image</w:t>
      </w:r>
      <w:r w:rsidR="00F078B1">
        <w:t xml:space="preserve"> as shown in </w:t>
      </w:r>
      <w:r w:rsidR="00F078B1">
        <w:fldChar w:fldCharType="begin"/>
      </w:r>
      <w:r w:rsidR="00F078B1">
        <w:instrText xml:space="preserve"> REF _Ref106015971 \h </w:instrText>
      </w:r>
      <w:r w:rsidR="00F078B1">
        <w:fldChar w:fldCharType="separate"/>
      </w:r>
      <w:r w:rsidR="00F078B1">
        <w:t xml:space="preserve">Figure </w:t>
      </w:r>
      <w:r w:rsidR="00F078B1">
        <w:rPr>
          <w:noProof/>
        </w:rPr>
        <w:t>6</w:t>
      </w:r>
      <w:r w:rsidR="00F078B1">
        <w:fldChar w:fldCharType="end"/>
      </w:r>
      <w:r w:rsidR="00F078B1">
        <w:fldChar w:fldCharType="begin"/>
      </w:r>
      <w:r w:rsidR="00F078B1">
        <w:instrText xml:space="preserve"> REF _Ref106015915 \h </w:instrText>
      </w:r>
      <w:r w:rsidR="00F078B1">
        <w:fldChar w:fldCharType="separate"/>
      </w:r>
      <w:r w:rsidR="00F078B1">
        <w:fldChar w:fldCharType="end"/>
      </w:r>
    </w:p>
    <w:p w14:paraId="5C53D9C5" w14:textId="77777777" w:rsidR="00B62A5E" w:rsidRDefault="00B960C5" w:rsidP="00B62A5E">
      <w:pPr>
        <w:keepNext/>
        <w:jc w:val="center"/>
      </w:pPr>
      <w:commentRangeStart w:id="195"/>
      <w:r>
        <w:rPr>
          <w:noProof/>
        </w:rPr>
        <w:drawing>
          <wp:inline distT="0" distB="0" distL="0" distR="0" wp14:anchorId="5AF7E81C" wp14:editId="6BC874E8">
            <wp:extent cx="4086225" cy="18510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98658" cy="1856657"/>
                    </a:xfrm>
                    <a:prstGeom prst="rect">
                      <a:avLst/>
                    </a:prstGeom>
                    <a:noFill/>
                    <a:ln>
                      <a:noFill/>
                    </a:ln>
                  </pic:spPr>
                </pic:pic>
              </a:graphicData>
            </a:graphic>
          </wp:inline>
        </w:drawing>
      </w:r>
      <w:commentRangeEnd w:id="195"/>
    </w:p>
    <w:p w14:paraId="17D63682" w14:textId="3CA88DA6" w:rsidR="00B62A5E" w:rsidRDefault="00B62A5E" w:rsidP="00B62A5E">
      <w:pPr>
        <w:pStyle w:val="Caption"/>
        <w:jc w:val="center"/>
      </w:pPr>
      <w:bookmarkStart w:id="196" w:name="_Ref106015915"/>
      <w:r>
        <w:t xml:space="preserve">Figure </w:t>
      </w:r>
      <w:fldSimple w:instr=" SEQ Figure \* ARABIC ">
        <w:r>
          <w:rPr>
            <w:noProof/>
          </w:rPr>
          <w:t>5</w:t>
        </w:r>
      </w:fldSimple>
      <w:bookmarkEnd w:id="196"/>
    </w:p>
    <w:p w14:paraId="294EDEF4" w14:textId="77777777" w:rsidR="00F078B1" w:rsidRPr="00F078B1" w:rsidRDefault="00F078B1" w:rsidP="00F078B1"/>
    <w:p w14:paraId="1401699E" w14:textId="14F095E2" w:rsidR="00B62A5E" w:rsidRDefault="002A4F74" w:rsidP="00F078B1">
      <w:pPr>
        <w:jc w:val="center"/>
      </w:pPr>
      <w:r>
        <w:rPr>
          <w:rStyle w:val="CommentReference"/>
        </w:rPr>
        <w:commentReference w:id="195"/>
      </w:r>
      <w:r w:rsidR="00B960C5">
        <w:rPr>
          <w:noProof/>
        </w:rPr>
        <w:drawing>
          <wp:inline distT="0" distB="0" distL="0" distR="0" wp14:anchorId="3E7FBACC" wp14:editId="132E2182">
            <wp:extent cx="22669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5926" cy="877854"/>
                    </a:xfrm>
                    <a:prstGeom prst="rect">
                      <a:avLst/>
                    </a:prstGeom>
                    <a:noFill/>
                    <a:ln>
                      <a:noFill/>
                    </a:ln>
                  </pic:spPr>
                </pic:pic>
              </a:graphicData>
            </a:graphic>
          </wp:inline>
        </w:drawing>
      </w:r>
    </w:p>
    <w:p w14:paraId="6D2D1E2D" w14:textId="7EBE6ABE" w:rsidR="00B960C5" w:rsidRDefault="00B62A5E" w:rsidP="00B62A5E">
      <w:pPr>
        <w:pStyle w:val="Caption"/>
        <w:jc w:val="center"/>
      </w:pPr>
      <w:bookmarkStart w:id="197" w:name="_Ref106015971"/>
      <w:r>
        <w:t xml:space="preserve">Figure </w:t>
      </w:r>
      <w:fldSimple w:instr=" SEQ Figure \* ARABIC ">
        <w:r>
          <w:rPr>
            <w:noProof/>
          </w:rPr>
          <w:t>6</w:t>
        </w:r>
      </w:fldSimple>
      <w:bookmarkEnd w:id="197"/>
    </w:p>
    <w:p w14:paraId="715610F3" w14:textId="6584210A" w:rsidR="00B960C5" w:rsidRDefault="00B960C5" w:rsidP="00B960C5">
      <w:pPr>
        <w:jc w:val="center"/>
      </w:pPr>
      <w:r>
        <w:t>(E</w:t>
      </w:r>
      <w:ins w:id="198" w:author="Crystal Andy" w:date="2022-06-11T13:36:00Z">
        <w:r w:rsidR="001F6635">
          <w:t xml:space="preserve">xample of </w:t>
        </w:r>
      </w:ins>
      <w:del w:id="199" w:author="Crystal Andy" w:date="2022-06-11T13:36:00Z">
        <w:r w:rsidDel="001F6635">
          <w:delText>XAMPLE O</w:delText>
        </w:r>
      </w:del>
      <w:del w:id="200" w:author="Crystal Andy" w:date="2022-06-11T13:37:00Z">
        <w:r w:rsidDel="001F6635">
          <w:delText>F</w:delText>
        </w:r>
      </w:del>
      <w:r>
        <w:t xml:space="preserve"> D</w:t>
      </w:r>
      <w:ins w:id="201" w:author="Crystal Andy" w:date="2022-06-11T13:37:00Z">
        <w:r w:rsidR="001F6635">
          <w:t>ifference</w:t>
        </w:r>
      </w:ins>
      <w:del w:id="202" w:author="Crystal Andy" w:date="2022-06-11T13:37:00Z">
        <w:r w:rsidDel="001F6635">
          <w:delText>IFFERENCE</w:delText>
        </w:r>
      </w:del>
      <w:r>
        <w:t xml:space="preserve"> of Gaussian)</w:t>
      </w:r>
    </w:p>
    <w:p w14:paraId="44BC1E67" w14:textId="2117ECEC" w:rsidR="00B960C5" w:rsidRDefault="00456CC9" w:rsidP="00B960C5">
      <w:r>
        <w:lastRenderedPageBreak/>
        <w:t>The extrem</w:t>
      </w:r>
      <w:ins w:id="203" w:author="Crystal Andy" w:date="2022-06-11T13:38:00Z">
        <w:r w:rsidR="001F6635">
          <w:t>um</w:t>
        </w:r>
      </w:ins>
      <w:del w:id="204" w:author="Crystal Andy" w:date="2022-06-11T13:38:00Z">
        <w:r w:rsidDel="001F6635">
          <w:delText>a</w:delText>
        </w:r>
      </w:del>
      <w:r>
        <w:t xml:space="preserve"> then </w:t>
      </w:r>
      <w:r w:rsidR="000A57C6">
        <w:t>become</w:t>
      </w:r>
      <w:ins w:id="205" w:author="Crystal Andy" w:date="2022-06-11T13:39:00Z">
        <w:r w:rsidR="001F6635">
          <w:t>s</w:t>
        </w:r>
      </w:ins>
      <w:r>
        <w:t xml:space="preserve"> a pixel whose gray value is larger than all of its neighboring pixels as shown below</w:t>
      </w:r>
      <w:r w:rsidR="00F078B1">
        <w:t xml:space="preserve"> in </w:t>
      </w:r>
      <w:r w:rsidR="00F078B1">
        <w:fldChar w:fldCharType="begin"/>
      </w:r>
      <w:r w:rsidR="00F078B1">
        <w:instrText xml:space="preserve"> REF _Ref106015998 \h </w:instrText>
      </w:r>
      <w:r w:rsidR="00F078B1">
        <w:fldChar w:fldCharType="separate"/>
      </w:r>
      <w:r w:rsidR="00F078B1">
        <w:t xml:space="preserve">Figure </w:t>
      </w:r>
      <w:r w:rsidR="00F078B1">
        <w:rPr>
          <w:noProof/>
        </w:rPr>
        <w:t>7</w:t>
      </w:r>
      <w:r w:rsidR="00F078B1">
        <w:fldChar w:fldCharType="end"/>
      </w:r>
      <w:r>
        <w:t xml:space="preserve">. </w:t>
      </w:r>
    </w:p>
    <w:p w14:paraId="19E3B0E2" w14:textId="77777777" w:rsidR="00B62A5E" w:rsidRDefault="000A57C6" w:rsidP="00B62A5E">
      <w:pPr>
        <w:keepNext/>
        <w:jc w:val="center"/>
      </w:pPr>
      <w:commentRangeStart w:id="206"/>
      <w:r>
        <w:rPr>
          <w:noProof/>
        </w:rPr>
        <w:drawing>
          <wp:inline distT="0" distB="0" distL="0" distR="0" wp14:anchorId="2D0FAD25" wp14:editId="1C0A3598">
            <wp:extent cx="3148187"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1602" cy="2154985"/>
                    </a:xfrm>
                    <a:prstGeom prst="rect">
                      <a:avLst/>
                    </a:prstGeom>
                    <a:noFill/>
                    <a:ln>
                      <a:noFill/>
                    </a:ln>
                  </pic:spPr>
                </pic:pic>
              </a:graphicData>
            </a:graphic>
          </wp:inline>
        </w:drawing>
      </w:r>
      <w:commentRangeEnd w:id="206"/>
    </w:p>
    <w:p w14:paraId="4F05822D" w14:textId="16D68C98" w:rsidR="00B62A5E" w:rsidRDefault="00B62A5E" w:rsidP="00B62A5E">
      <w:pPr>
        <w:pStyle w:val="Caption"/>
        <w:jc w:val="center"/>
      </w:pPr>
      <w:bookmarkStart w:id="207" w:name="_Ref106015998"/>
      <w:r>
        <w:t xml:space="preserve">Figure </w:t>
      </w:r>
      <w:fldSimple w:instr=" SEQ Figure \* ARABIC ">
        <w:r>
          <w:rPr>
            <w:noProof/>
          </w:rPr>
          <w:t>7</w:t>
        </w:r>
      </w:fldSimple>
      <w:bookmarkEnd w:id="207"/>
    </w:p>
    <w:p w14:paraId="020F42B5" w14:textId="2BE6A26F" w:rsidR="000A57C6" w:rsidRDefault="001F6635" w:rsidP="00F078B1">
      <w:pPr>
        <w:jc w:val="center"/>
      </w:pPr>
      <w:r>
        <w:rPr>
          <w:rStyle w:val="CommentReference"/>
        </w:rPr>
        <w:commentReference w:id="206"/>
      </w:r>
      <w:r w:rsidR="00F67E05">
        <w:t>(E</w:t>
      </w:r>
      <w:ins w:id="208" w:author="Crystal Andy" w:date="2022-06-11T13:39:00Z">
        <w:r>
          <w:t xml:space="preserve">xtremum obtained after </w:t>
        </w:r>
      </w:ins>
      <w:ins w:id="209" w:author="Crystal Andy" w:date="2022-06-11T13:40:00Z">
        <w:r>
          <w:t xml:space="preserve">using </w:t>
        </w:r>
      </w:ins>
      <w:del w:id="210" w:author="Crystal Andy" w:date="2022-06-11T13:40:00Z">
        <w:r w:rsidR="00F67E05" w:rsidDel="001F6635">
          <w:delText>XTREMA OBTAINED AFTER USING</w:delText>
        </w:r>
      </w:del>
      <w:r w:rsidR="00F67E05">
        <w:t xml:space="preserve"> </w:t>
      </w:r>
      <w:proofErr w:type="spellStart"/>
      <w:r w:rsidR="00F67E05">
        <w:t>DoG</w:t>
      </w:r>
      <w:proofErr w:type="spellEnd"/>
      <w:r w:rsidR="00F67E05">
        <w:t>)</w:t>
      </w:r>
    </w:p>
    <w:p w14:paraId="36359D2C" w14:textId="6D58726B" w:rsidR="006610D8" w:rsidRDefault="00F67E05" w:rsidP="00F67E05">
      <w:pPr>
        <w:rPr>
          <w:ins w:id="211" w:author="Crystal Andy" w:date="2022-06-11T13:40:00Z"/>
        </w:rPr>
      </w:pPr>
      <w:r>
        <w:t>Points marked in yellow</w:t>
      </w:r>
      <w:r w:rsidR="00F078B1">
        <w:t xml:space="preserve"> (</w:t>
      </w:r>
      <w:r w:rsidR="00F078B1">
        <w:rPr>
          <w:b/>
          <w:bCs/>
        </w:rPr>
        <w:t>Insert Yellow box here</w:t>
      </w:r>
      <w:r w:rsidR="00F078B1">
        <w:t>)</w:t>
      </w:r>
      <w:r>
        <w:t xml:space="preserve"> are indeed extrema, but their absolute values are so low that </w:t>
      </w:r>
      <w:ins w:id="212" w:author="Crystal Andy" w:date="2022-06-11T13:40:00Z">
        <w:r w:rsidR="006610D8">
          <w:t xml:space="preserve">they are </w:t>
        </w:r>
      </w:ins>
      <w:del w:id="213" w:author="Crystal Andy" w:date="2022-06-11T13:40:00Z">
        <w:r w:rsidDel="006610D8">
          <w:delText>we</w:delText>
        </w:r>
      </w:del>
      <w:r>
        <w:t>discard</w:t>
      </w:r>
      <w:ins w:id="214" w:author="Crystal Andy" w:date="2022-06-11T13:40:00Z">
        <w:r w:rsidR="006610D8">
          <w:t>ed</w:t>
        </w:r>
      </w:ins>
      <w:del w:id="215" w:author="Crystal Andy" w:date="2022-06-11T13:40:00Z">
        <w:r w:rsidDel="006610D8">
          <w:delText xml:space="preserve"> them.</w:delText>
        </w:r>
      </w:del>
      <w:r>
        <w:t xml:space="preserve"> </w:t>
      </w:r>
    </w:p>
    <w:p w14:paraId="4CB5E134" w14:textId="14981BAB" w:rsidR="006610D8" w:rsidRDefault="00F67E05" w:rsidP="00F67E05">
      <w:pPr>
        <w:rPr>
          <w:ins w:id="216" w:author="Crystal Andy" w:date="2022-06-11T13:42:00Z"/>
        </w:rPr>
      </w:pPr>
      <w:r>
        <w:t>These extrema usually exist as a result of image noise.</w:t>
      </w:r>
      <w:r w:rsidR="004E580A">
        <w:t xml:space="preserve"> </w:t>
      </w:r>
      <w:del w:id="217" w:author="Crystal Andy" w:date="2022-06-11T13:41:00Z">
        <w:r w:rsidR="004E580A" w:rsidDel="006610D8">
          <w:delText>Now that we have t</w:delText>
        </w:r>
      </w:del>
      <w:ins w:id="218" w:author="Crystal Andy" w:date="2022-06-11T13:41:00Z">
        <w:r w:rsidR="006610D8">
          <w:t>T</w:t>
        </w:r>
      </w:ins>
      <w:r w:rsidR="004E580A">
        <w:t>hese extrema</w:t>
      </w:r>
      <w:r w:rsidR="00F078B1">
        <w:t xml:space="preserve"> </w:t>
      </w:r>
      <w:del w:id="219" w:author="Crystal Andy" w:date="2022-06-11T13:41:00Z">
        <w:r w:rsidR="004E580A" w:rsidDel="006610D8">
          <w:delText>, we</w:delText>
        </w:r>
      </w:del>
      <w:ins w:id="220" w:author="Crystal Andy" w:date="2022-06-11T13:41:00Z">
        <w:r w:rsidR="006610D8">
          <w:t>are then</w:t>
        </w:r>
      </w:ins>
      <w:r w:rsidR="004E580A">
        <w:t xml:space="preserve"> filter</w:t>
      </w:r>
      <w:ins w:id="221" w:author="Crystal Andy" w:date="2022-06-11T13:41:00Z">
        <w:r w:rsidR="006610D8">
          <w:t>ed</w:t>
        </w:r>
      </w:ins>
      <w:r w:rsidR="004E580A">
        <w:t xml:space="preserve"> </w:t>
      </w:r>
      <w:del w:id="222" w:author="Crystal Andy" w:date="2022-06-11T13:41:00Z">
        <w:r w:rsidR="004E580A" w:rsidDel="006610D8">
          <w:delText>them</w:delText>
        </w:r>
      </w:del>
      <w:r w:rsidR="000B7A85">
        <w:t xml:space="preserve">using the quadratic </w:t>
      </w:r>
      <w:r w:rsidR="000B7A85" w:rsidRPr="000B7A85">
        <w:rPr>
          <w:b/>
          <w:bCs/>
        </w:rPr>
        <w:t>Taylor expansion</w:t>
      </w:r>
      <w:r w:rsidR="000B7A85">
        <w:t xml:space="preserve"> of scale space-function. This is an iterative process that refines the location of a keypoint. </w:t>
      </w:r>
    </w:p>
    <w:p w14:paraId="57E8574D" w14:textId="493E0D3B" w:rsidR="00F67E05" w:rsidRDefault="000B7A85" w:rsidP="00F67E05">
      <w:r>
        <w:t xml:space="preserve">Following the first filtering, </w:t>
      </w:r>
      <w:del w:id="223" w:author="Crystal Andy" w:date="2022-06-11T13:42:00Z">
        <w:r w:rsidDel="006610D8">
          <w:delText>we now identify the</w:delText>
        </w:r>
      </w:del>
      <w:r>
        <w:t xml:space="preserve"> keypoints that lie on the edges</w:t>
      </w:r>
      <w:ins w:id="224" w:author="Crystal Andy" w:date="2022-06-11T13:42:00Z">
        <w:r w:rsidR="006610D8">
          <w:t xml:space="preserve"> are then identified. </w:t>
        </w:r>
      </w:ins>
      <w:del w:id="225" w:author="Crystal Andy" w:date="2022-06-11T13:42:00Z">
        <w:r w:rsidDel="006610D8">
          <w:delText>,</w:delText>
        </w:r>
      </w:del>
      <w:r>
        <w:t xml:space="preserve"> </w:t>
      </w:r>
      <w:ins w:id="226" w:author="Crystal Andy" w:date="2022-06-11T13:43:00Z">
        <w:r w:rsidR="006610D8">
          <w:t>T</w:t>
        </w:r>
      </w:ins>
      <w:del w:id="227" w:author="Crystal Andy" w:date="2022-06-11T13:43:00Z">
        <w:r w:rsidDel="006610D8">
          <w:delText>t</w:delText>
        </w:r>
      </w:del>
      <w:r>
        <w:t xml:space="preserve">hese points are invariant to translations parallel to edge direction hence </w:t>
      </w:r>
      <w:ins w:id="228" w:author="Crystal Andy" w:date="2022-06-11T13:43:00Z">
        <w:r w:rsidR="006610D8">
          <w:t xml:space="preserve">they are </w:t>
        </w:r>
      </w:ins>
      <w:del w:id="229" w:author="Crystal Andy" w:date="2022-06-11T13:43:00Z">
        <w:r w:rsidDel="006610D8">
          <w:delText>we</w:delText>
        </w:r>
      </w:del>
      <w:r>
        <w:t xml:space="preserve"> discard</w:t>
      </w:r>
      <w:ins w:id="230" w:author="Crystal Andy" w:date="2022-06-11T13:43:00Z">
        <w:r w:rsidR="006610D8">
          <w:t>ed</w:t>
        </w:r>
      </w:ins>
      <w:del w:id="231" w:author="Crystal Andy" w:date="2022-06-11T13:43:00Z">
        <w:r w:rsidDel="006610D8">
          <w:delText xml:space="preserve"> them.</w:delText>
        </w:r>
      </w:del>
      <w:r>
        <w:t xml:space="preserve"> </w:t>
      </w:r>
      <w:ins w:id="232" w:author="Crystal Andy" w:date="2022-06-11T13:45:00Z">
        <w:r w:rsidR="006610D8">
          <w:t>In the example being used here, t</w:t>
        </w:r>
      </w:ins>
      <w:del w:id="233" w:author="Crystal Andy" w:date="2022-06-11T13:45:00Z">
        <w:r w:rsidDel="006610D8">
          <w:delText>T</w:delText>
        </w:r>
      </w:del>
      <w:r>
        <w:t xml:space="preserve">he remaining </w:t>
      </w:r>
      <w:r w:rsidR="007F2B6A">
        <w:t>keypoint</w:t>
      </w:r>
      <w:r>
        <w:t xml:space="preserve">s are shown </w:t>
      </w:r>
      <w:ins w:id="234" w:author="Crystal Andy" w:date="2022-06-11T13:45:00Z">
        <w:r w:rsidR="006610D8">
          <w:t xml:space="preserve">in </w:t>
        </w:r>
      </w:ins>
      <w:r w:rsidR="00F078B1">
        <w:fldChar w:fldCharType="begin"/>
      </w:r>
      <w:r w:rsidR="00F078B1">
        <w:instrText xml:space="preserve"> REF _Ref106016075 \h </w:instrText>
      </w:r>
      <w:r w:rsidR="00F078B1">
        <w:fldChar w:fldCharType="separate"/>
      </w:r>
      <w:r w:rsidR="00F078B1">
        <w:t xml:space="preserve">Figure </w:t>
      </w:r>
      <w:r w:rsidR="00F078B1">
        <w:rPr>
          <w:noProof/>
        </w:rPr>
        <w:t>8</w:t>
      </w:r>
      <w:r w:rsidR="00F078B1">
        <w:fldChar w:fldCharType="end"/>
      </w:r>
      <w:r w:rsidR="00F078B1">
        <w:t xml:space="preserve"> </w:t>
      </w:r>
      <w:r>
        <w:t>below</w:t>
      </w:r>
    </w:p>
    <w:p w14:paraId="4B402FCC" w14:textId="77777777" w:rsidR="00B62A5E" w:rsidRDefault="000B7A85" w:rsidP="00B62A5E">
      <w:pPr>
        <w:keepNext/>
        <w:jc w:val="center"/>
      </w:pPr>
      <w:commentRangeStart w:id="235"/>
      <w:r>
        <w:rPr>
          <w:noProof/>
        </w:rPr>
        <w:drawing>
          <wp:inline distT="0" distB="0" distL="0" distR="0" wp14:anchorId="6B9D6F0C" wp14:editId="0171A77C">
            <wp:extent cx="2857500" cy="19538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1520" cy="1956636"/>
                    </a:xfrm>
                    <a:prstGeom prst="rect">
                      <a:avLst/>
                    </a:prstGeom>
                    <a:noFill/>
                    <a:ln>
                      <a:noFill/>
                    </a:ln>
                  </pic:spPr>
                </pic:pic>
              </a:graphicData>
            </a:graphic>
          </wp:inline>
        </w:drawing>
      </w:r>
      <w:commentRangeEnd w:id="235"/>
    </w:p>
    <w:p w14:paraId="78769520" w14:textId="5AE0B1C7" w:rsidR="00B62A5E" w:rsidRDefault="00B62A5E" w:rsidP="00B62A5E">
      <w:pPr>
        <w:pStyle w:val="Caption"/>
        <w:jc w:val="center"/>
      </w:pPr>
      <w:bookmarkStart w:id="236" w:name="_Ref106016075"/>
      <w:r>
        <w:t xml:space="preserve">Figure </w:t>
      </w:r>
      <w:fldSimple w:instr=" SEQ Figure \* ARABIC ">
        <w:r>
          <w:rPr>
            <w:noProof/>
          </w:rPr>
          <w:t>8</w:t>
        </w:r>
      </w:fldSimple>
      <w:bookmarkEnd w:id="236"/>
    </w:p>
    <w:p w14:paraId="3B48494A" w14:textId="7DEFA32A" w:rsidR="000B7A85" w:rsidRDefault="006610D8" w:rsidP="003F2C9A">
      <w:pPr>
        <w:jc w:val="center"/>
      </w:pPr>
      <w:r>
        <w:rPr>
          <w:rStyle w:val="CommentReference"/>
        </w:rPr>
        <w:commentReference w:id="235"/>
      </w:r>
      <w:r w:rsidR="000B7A85">
        <w:t>(REFINED KEYPOINTS)</w:t>
      </w:r>
    </w:p>
    <w:p w14:paraId="2458EB46" w14:textId="2C3BCED0" w:rsidR="00F10186" w:rsidRDefault="000B7A85" w:rsidP="000B7A85">
      <w:pPr>
        <w:rPr>
          <w:ins w:id="237" w:author="Crystal Andy" w:date="2022-06-11T13:47:00Z"/>
        </w:rPr>
      </w:pPr>
      <w:del w:id="238" w:author="Crystal Andy" w:date="2022-06-11T13:45:00Z">
        <w:r w:rsidDel="00F10186">
          <w:delText>From here, a</w:delText>
        </w:r>
      </w:del>
      <w:ins w:id="239" w:author="Crystal Andy" w:date="2022-06-11T13:45:00Z">
        <w:r w:rsidR="00F10186">
          <w:t>A</w:t>
        </w:r>
      </w:ins>
      <w:r>
        <w:t xml:space="preserve"> reference orientation (</w:t>
      </w:r>
      <w:r>
        <w:rPr>
          <w:b/>
          <w:bCs/>
        </w:rPr>
        <w:t xml:space="preserve">Add links to link back to certain things) </w:t>
      </w:r>
      <w:r>
        <w:t>is</w:t>
      </w:r>
      <w:r w:rsidR="004A294D">
        <w:t xml:space="preserve"> </w:t>
      </w:r>
      <w:ins w:id="240" w:author="Crystal Andy" w:date="2022-06-11T13:46:00Z">
        <w:r w:rsidR="00F10186">
          <w:t xml:space="preserve">now </w:t>
        </w:r>
      </w:ins>
      <w:r w:rsidR="004A294D">
        <w:t xml:space="preserve">calculated making the keypoints invariant to rotation </w:t>
      </w:r>
      <w:ins w:id="241" w:author="Crystal Andy" w:date="2022-06-11T13:47:00Z">
        <w:r w:rsidR="00F10186">
          <w:t>(</w:t>
        </w:r>
      </w:ins>
      <w:ins w:id="242" w:author="Crystal Andy" w:date="2022-06-11T13:46:00Z">
        <w:r w:rsidR="00F10186">
          <w:t>as d</w:t>
        </w:r>
      </w:ins>
      <w:ins w:id="243" w:author="Crystal Andy" w:date="2022-06-11T13:47:00Z">
        <w:r w:rsidR="00F10186">
          <w:t>e</w:t>
        </w:r>
      </w:ins>
      <w:ins w:id="244" w:author="Crystal Andy" w:date="2022-06-11T13:46:00Z">
        <w:r w:rsidR="00F10186">
          <w:t>scr</w:t>
        </w:r>
      </w:ins>
      <w:ins w:id="245" w:author="Crystal Andy" w:date="2022-06-11T13:47:00Z">
        <w:r w:rsidR="00F10186">
          <w:t>i</w:t>
        </w:r>
      </w:ins>
      <w:ins w:id="246" w:author="Crystal Andy" w:date="2022-06-11T13:46:00Z">
        <w:r w:rsidR="00F10186">
          <w:t xml:space="preserve">bed earlier </w:t>
        </w:r>
      </w:ins>
      <w:del w:id="247" w:author="Crystal Andy" w:date="2022-06-11T13:46:00Z">
        <w:r w:rsidR="006C0F3F" w:rsidDel="00F10186">
          <w:delText>refer to</w:delText>
        </w:r>
      </w:del>
      <w:ins w:id="248" w:author="Crystal Andy" w:date="2022-06-11T13:47:00Z">
        <w:r w:rsidR="00F10186">
          <w:t xml:space="preserve">in </w:t>
        </w:r>
      </w:ins>
      <w:del w:id="249" w:author="Crystal Andy" w:date="2022-06-11T13:47:00Z">
        <w:r w:rsidR="006C0F3F" w:rsidDel="00F10186">
          <w:delText>(</w:delText>
        </w:r>
      </w:del>
      <w:r w:rsidR="004A294D">
        <w:rPr>
          <w:b/>
          <w:bCs/>
        </w:rPr>
        <w:t>Orientation Assignment</w:t>
      </w:r>
      <w:r w:rsidR="004A294D">
        <w:t>)</w:t>
      </w:r>
      <w:r w:rsidR="006C0F3F">
        <w:t xml:space="preserve"> resulting in descriptors. </w:t>
      </w:r>
    </w:p>
    <w:p w14:paraId="32D4E898" w14:textId="21B15464" w:rsidR="000B7A85" w:rsidRDefault="006C0F3F" w:rsidP="000B7A85">
      <w:r>
        <w:lastRenderedPageBreak/>
        <w:t xml:space="preserve">Descriptors that do not have enough pixels to compute a reference orientation are discarded. Descriptors without a dominating orientation are also discarded resulting in the </w:t>
      </w:r>
      <w:del w:id="250" w:author="Crystal Andy" w:date="2022-06-11T13:48:00Z">
        <w:r w:rsidDel="00F10186">
          <w:delText>following</w:delText>
        </w:r>
      </w:del>
      <w:r>
        <w:t xml:space="preserve"> image</w:t>
      </w:r>
      <w:ins w:id="251" w:author="Crystal Andy" w:date="2022-06-11T13:48:00Z">
        <w:r w:rsidR="00F10186">
          <w:t xml:space="preserve"> as shown in figure …</w:t>
        </w:r>
      </w:ins>
    </w:p>
    <w:p w14:paraId="612F9532" w14:textId="77777777" w:rsidR="00B62A5E" w:rsidRDefault="006C0F3F" w:rsidP="00B62A5E">
      <w:pPr>
        <w:keepNext/>
        <w:jc w:val="center"/>
      </w:pPr>
      <w:commentRangeStart w:id="252"/>
      <w:r>
        <w:rPr>
          <w:noProof/>
        </w:rPr>
        <w:drawing>
          <wp:inline distT="0" distB="0" distL="0" distR="0" wp14:anchorId="201B600A" wp14:editId="14995F08">
            <wp:extent cx="3248025" cy="222091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0507" cy="2222615"/>
                    </a:xfrm>
                    <a:prstGeom prst="rect">
                      <a:avLst/>
                    </a:prstGeom>
                    <a:noFill/>
                    <a:ln>
                      <a:noFill/>
                    </a:ln>
                  </pic:spPr>
                </pic:pic>
              </a:graphicData>
            </a:graphic>
          </wp:inline>
        </w:drawing>
      </w:r>
      <w:commentRangeEnd w:id="252"/>
    </w:p>
    <w:p w14:paraId="797B8178" w14:textId="02DC5AF7" w:rsidR="00B62A5E" w:rsidRDefault="00B62A5E" w:rsidP="00B62A5E">
      <w:pPr>
        <w:pStyle w:val="Caption"/>
        <w:jc w:val="center"/>
      </w:pPr>
      <w:r>
        <w:t xml:space="preserve">Figure </w:t>
      </w:r>
      <w:fldSimple w:instr=" SEQ Figure \* ARABIC ">
        <w:r>
          <w:rPr>
            <w:noProof/>
          </w:rPr>
          <w:t>9</w:t>
        </w:r>
      </w:fldSimple>
    </w:p>
    <w:p w14:paraId="3FBED7FA" w14:textId="4554CC54" w:rsidR="006C0F3F" w:rsidRDefault="00F10186" w:rsidP="006C0F3F">
      <w:pPr>
        <w:jc w:val="center"/>
      </w:pPr>
      <w:r>
        <w:rPr>
          <w:rStyle w:val="CommentReference"/>
        </w:rPr>
        <w:commentReference w:id="252"/>
      </w:r>
    </w:p>
    <w:p w14:paraId="5E06C70C" w14:textId="7CA4F208" w:rsidR="006C0F3F" w:rsidRDefault="006C0F3F" w:rsidP="006C0F3F">
      <w:pPr>
        <w:jc w:val="center"/>
      </w:pPr>
      <w:r>
        <w:t>(AFTER DISCARDING NON-ORIENTED POINTS)</w:t>
      </w:r>
    </w:p>
    <w:p w14:paraId="5EE62679" w14:textId="23DAD78F" w:rsidR="006C0F3F" w:rsidRDefault="006C0F3F" w:rsidP="006C0F3F">
      <w:pPr>
        <w:pStyle w:val="Heading3"/>
      </w:pPr>
      <w:bookmarkStart w:id="253" w:name="_Toc106024181"/>
      <w:r>
        <w:t>Point Wise Matching</w:t>
      </w:r>
      <w:bookmarkEnd w:id="253"/>
    </w:p>
    <w:p w14:paraId="392D652F" w14:textId="77777777" w:rsidR="00F10186" w:rsidRDefault="006C0F3F" w:rsidP="006C0F3F">
      <w:pPr>
        <w:rPr>
          <w:ins w:id="254" w:author="Crystal Andy" w:date="2022-06-11T13:50:00Z"/>
        </w:rPr>
      </w:pPr>
      <w:del w:id="255" w:author="Crystal Andy" w:date="2022-06-11T13:49:00Z">
        <w:r w:rsidDel="00F10186">
          <w:delText xml:space="preserve">Now that we have a potentially larger set of </w:delText>
        </w:r>
        <w:r w:rsidR="008A2FC3" w:rsidDel="00F10186">
          <w:delText>descriptors,</w:delText>
        </w:r>
        <w:r w:rsidDel="00F10186">
          <w:delText xml:space="preserve"> </w:delText>
        </w:r>
      </w:del>
      <w:ins w:id="256" w:author="Crystal Andy" w:date="2022-06-11T13:49:00Z">
        <w:r w:rsidR="00F10186">
          <w:t xml:space="preserve">This final set of descriptors </w:t>
        </w:r>
      </w:ins>
      <w:del w:id="257" w:author="Crystal Andy" w:date="2022-06-11T13:49:00Z">
        <w:r w:rsidDel="00F10186">
          <w:delText>we</w:delText>
        </w:r>
      </w:del>
      <w:r>
        <w:t xml:space="preserve"> can </w:t>
      </w:r>
      <w:ins w:id="258" w:author="Crystal Andy" w:date="2022-06-11T13:50:00Z">
        <w:r w:rsidR="00F10186">
          <w:t xml:space="preserve">now be </w:t>
        </w:r>
      </w:ins>
      <w:r>
        <w:t>compare</w:t>
      </w:r>
      <w:ins w:id="259" w:author="Crystal Andy" w:date="2022-06-11T13:50:00Z">
        <w:r w:rsidR="00F10186">
          <w:t>d</w:t>
        </w:r>
      </w:ins>
      <w:r>
        <w:t xml:space="preserve"> </w:t>
      </w:r>
      <w:del w:id="260" w:author="Crystal Andy" w:date="2022-06-11T13:50:00Z">
        <w:r w:rsidDel="00F10186">
          <w:delText>it</w:delText>
        </w:r>
      </w:del>
      <w:r>
        <w:t xml:space="preserve"> to </w:t>
      </w:r>
      <w:r w:rsidR="00E879AA">
        <w:t>the descriptors of another image even if they are depicted with different illumination, slightly distorted or with a different perspective.</w:t>
      </w:r>
    </w:p>
    <w:p w14:paraId="2CDB1041" w14:textId="77777777" w:rsidR="004A58F7" w:rsidRDefault="00E879AA" w:rsidP="006C0F3F">
      <w:pPr>
        <w:rPr>
          <w:ins w:id="261" w:author="Crystal Andy" w:date="2022-06-11T13:54:00Z"/>
        </w:rPr>
      </w:pPr>
      <w:del w:id="262" w:author="Crystal Andy" w:date="2022-06-11T13:50:00Z">
        <w:r w:rsidDel="00F10186">
          <w:delText xml:space="preserve"> For reasons why t</w:delText>
        </w:r>
      </w:del>
      <w:ins w:id="263" w:author="Crystal Andy" w:date="2022-06-11T13:50:00Z">
        <w:r w:rsidR="00F10186">
          <w:t>T</w:t>
        </w:r>
      </w:ins>
      <w:r>
        <w:t xml:space="preserve">his </w:t>
      </w:r>
      <w:ins w:id="264" w:author="Crystal Andy" w:date="2022-06-11T13:51:00Z">
        <w:r w:rsidR="004A58F7">
          <w:t>comparison is effective/</w:t>
        </w:r>
      </w:ins>
      <w:ins w:id="265" w:author="Crystal Andy" w:date="2022-06-11T13:52:00Z">
        <w:r w:rsidR="004A58F7">
          <w:t>valid</w:t>
        </w:r>
      </w:ins>
      <w:ins w:id="266" w:author="Crystal Andy" w:date="2022-06-11T13:53:00Z">
        <w:r w:rsidR="004A58F7">
          <w:t xml:space="preserve"> as discussed in the section under </w:t>
        </w:r>
      </w:ins>
      <w:del w:id="267" w:author="Crystal Andy" w:date="2022-06-11T13:53:00Z">
        <w:r w:rsidDel="004A58F7">
          <w:delText>works</w:delText>
        </w:r>
        <w:r w:rsidR="008A2FC3" w:rsidDel="004A58F7">
          <w:delText>,</w:delText>
        </w:r>
        <w:r w:rsidDel="004A58F7">
          <w:delText xml:space="preserve"> refer to </w:delText>
        </w:r>
        <w:r w:rsidR="008A2FC3" w:rsidDel="004A58F7">
          <w:delText>(</w:delText>
        </w:r>
      </w:del>
      <w:r w:rsidR="008A2FC3">
        <w:t>M</w:t>
      </w:r>
      <w:ins w:id="268" w:author="Crystal Andy" w:date="2022-06-11T13:53:00Z">
        <w:r w:rsidR="004A58F7">
          <w:t>atching</w:t>
        </w:r>
      </w:ins>
      <w:del w:id="269" w:author="Crystal Andy" w:date="2022-06-11T13:53:00Z">
        <w:r w:rsidR="008A2FC3" w:rsidDel="004A58F7">
          <w:delText>ATCHING)</w:delText>
        </w:r>
      </w:del>
      <w:ins w:id="270" w:author="Crystal Andy" w:date="2022-06-11T13:53:00Z">
        <w:r w:rsidR="004A58F7">
          <w:t xml:space="preserve"> above</w:t>
        </w:r>
      </w:ins>
      <w:r w:rsidR="008A2FC3">
        <w:t xml:space="preserve">. </w:t>
      </w:r>
    </w:p>
    <w:p w14:paraId="4BDCE22C" w14:textId="0771455A" w:rsidR="004A58F7" w:rsidRDefault="004A58F7" w:rsidP="006C0F3F">
      <w:pPr>
        <w:rPr>
          <w:ins w:id="271" w:author="Crystal Andy" w:date="2022-06-11T13:55:00Z"/>
        </w:rPr>
      </w:pPr>
      <w:ins w:id="272" w:author="Crystal Andy" w:date="2022-06-11T13:55:00Z">
        <w:r>
          <w:t>Point Wise Matching</w:t>
        </w:r>
      </w:ins>
    </w:p>
    <w:p w14:paraId="631AE161" w14:textId="1FED9A48" w:rsidR="008A2FC3" w:rsidRDefault="00EE5883" w:rsidP="006C0F3F">
      <w:ins w:id="273" w:author="Crystal Andy" w:date="2022-06-11T13:58:00Z">
        <w:r>
          <w:t>De</w:t>
        </w:r>
      </w:ins>
      <w:ins w:id="274" w:author="Crystal Andy" w:date="2022-06-11T13:56:00Z">
        <w:r>
          <w:t xml:space="preserve">scriptors for a distorted version of the </w:t>
        </w:r>
      </w:ins>
      <w:ins w:id="275" w:author="Crystal Andy" w:date="2022-06-11T13:57:00Z">
        <w:r>
          <w:t xml:space="preserve">finger print </w:t>
        </w:r>
      </w:ins>
      <w:ins w:id="276" w:author="Crystal Andy" w:date="2022-06-11T13:59:00Z">
        <w:r>
          <w:t xml:space="preserve">can be </w:t>
        </w:r>
      </w:ins>
      <w:ins w:id="277" w:author="Crystal Andy" w:date="2022-06-11T14:00:00Z">
        <w:r>
          <w:t xml:space="preserve">then </w:t>
        </w:r>
      </w:ins>
      <w:ins w:id="278" w:author="Crystal Andy" w:date="2022-06-11T13:59:00Z">
        <w:r>
          <w:t xml:space="preserve">generated </w:t>
        </w:r>
      </w:ins>
      <w:ins w:id="279" w:author="Crystal Andy" w:date="2022-06-11T13:57:00Z">
        <w:r>
          <w:t xml:space="preserve">and the two sets of descriptors </w:t>
        </w:r>
      </w:ins>
      <w:ins w:id="280" w:author="Crystal Andy" w:date="2022-06-11T13:59:00Z">
        <w:r>
          <w:t>compared</w:t>
        </w:r>
      </w:ins>
      <w:ins w:id="281" w:author="Crystal Andy" w:date="2022-06-11T14:00:00Z">
        <w:r>
          <w:t xml:space="preserve">. </w:t>
        </w:r>
      </w:ins>
      <w:r w:rsidR="003F2C9A">
        <w:fldChar w:fldCharType="begin"/>
      </w:r>
      <w:r w:rsidR="003F2C9A">
        <w:instrText xml:space="preserve"> REF _Ref106016190 \h </w:instrText>
      </w:r>
      <w:r w:rsidR="003F2C9A">
        <w:fldChar w:fldCharType="separate"/>
      </w:r>
      <w:r w:rsidR="003F2C9A">
        <w:t xml:space="preserve">Figure </w:t>
      </w:r>
      <w:r w:rsidR="003F2C9A">
        <w:rPr>
          <w:noProof/>
        </w:rPr>
        <w:t>10</w:t>
      </w:r>
      <w:r w:rsidR="003F2C9A">
        <w:fldChar w:fldCharType="end"/>
      </w:r>
      <w:ins w:id="282" w:author="Crystal Andy" w:date="2022-06-11T13:58:00Z">
        <w:r>
          <w:t xml:space="preserve"> </w:t>
        </w:r>
      </w:ins>
      <w:ins w:id="283" w:author="Crystal Andy" w:date="2022-06-11T14:01:00Z">
        <w:r w:rsidR="00CA774E">
          <w:t xml:space="preserve">illustrates this comparison between a </w:t>
        </w:r>
      </w:ins>
      <w:ins w:id="284" w:author="Crystal Andy" w:date="2022-06-11T14:02:00Z">
        <w:r w:rsidR="00CA774E">
          <w:t xml:space="preserve">fingerprint and its </w:t>
        </w:r>
      </w:ins>
      <w:ins w:id="285" w:author="Crystal Andy" w:date="2022-06-11T14:01:00Z">
        <w:r w:rsidR="00CA774E">
          <w:t xml:space="preserve">distorted </w:t>
        </w:r>
      </w:ins>
      <w:r w:rsidR="003F2C9A">
        <w:t>version</w:t>
      </w:r>
      <w:ins w:id="286" w:author="Crystal Andy" w:date="2022-06-11T14:02:00Z">
        <w:r w:rsidR="00CA774E">
          <w:t>.</w:t>
        </w:r>
      </w:ins>
      <w:ins w:id="287" w:author="Crystal Andy" w:date="2022-06-11T14:01:00Z">
        <w:r w:rsidR="00CA774E">
          <w:t xml:space="preserve"> </w:t>
        </w:r>
      </w:ins>
      <w:del w:id="288" w:author="Crystal Andy" w:date="2022-06-11T14:00:00Z">
        <w:r w:rsidR="008A2FC3" w:rsidDel="00EE5883">
          <w:delText xml:space="preserve">The same process is repeated for the image we are comparing it to, the image below depicts the image sample we used in this example against a distorted </w:delText>
        </w:r>
        <w:r w:rsidR="00497FFA" w:rsidDel="00EE5883">
          <w:delText>version of that same image</w:delText>
        </w:r>
      </w:del>
    </w:p>
    <w:p w14:paraId="556E1C9A" w14:textId="77777777" w:rsidR="00B62A5E" w:rsidRDefault="00A66AC2" w:rsidP="00B62A5E">
      <w:pPr>
        <w:keepNext/>
        <w:jc w:val="center"/>
      </w:pPr>
      <w:commentRangeStart w:id="289"/>
      <w:r>
        <w:rPr>
          <w:noProof/>
        </w:rPr>
        <w:drawing>
          <wp:inline distT="0" distB="0" distL="0" distR="0" wp14:anchorId="2F8D9260" wp14:editId="7E6C23EC">
            <wp:extent cx="2748012" cy="1381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4087" cy="1384178"/>
                    </a:xfrm>
                    <a:prstGeom prst="rect">
                      <a:avLst/>
                    </a:prstGeom>
                    <a:noFill/>
                    <a:ln>
                      <a:noFill/>
                    </a:ln>
                  </pic:spPr>
                </pic:pic>
              </a:graphicData>
            </a:graphic>
          </wp:inline>
        </w:drawing>
      </w:r>
      <w:commentRangeEnd w:id="289"/>
    </w:p>
    <w:p w14:paraId="7C4C1DE7" w14:textId="779BEADA" w:rsidR="00B62A5E" w:rsidRDefault="00B62A5E" w:rsidP="00B62A5E">
      <w:pPr>
        <w:pStyle w:val="Caption"/>
        <w:jc w:val="center"/>
      </w:pPr>
      <w:bookmarkStart w:id="290" w:name="_Ref106016190"/>
      <w:r>
        <w:t xml:space="preserve">Figure </w:t>
      </w:r>
      <w:fldSimple w:instr=" SEQ Figure \* ARABIC ">
        <w:r>
          <w:rPr>
            <w:noProof/>
          </w:rPr>
          <w:t>10</w:t>
        </w:r>
      </w:fldSimple>
      <w:bookmarkEnd w:id="290"/>
    </w:p>
    <w:p w14:paraId="76F64FC7" w14:textId="42F894B8" w:rsidR="00B91F3D" w:rsidRDefault="00CA774E" w:rsidP="008A2FC3">
      <w:pPr>
        <w:jc w:val="center"/>
      </w:pPr>
      <w:r>
        <w:rPr>
          <w:rStyle w:val="CommentReference"/>
        </w:rPr>
        <w:commentReference w:id="289"/>
      </w:r>
    </w:p>
    <w:p w14:paraId="23DF47B3" w14:textId="31EB25B7" w:rsidR="006C0F3F" w:rsidRDefault="00B91F3D" w:rsidP="008A2FC3">
      <w:r>
        <w:br w:type="page"/>
      </w:r>
    </w:p>
    <w:p w14:paraId="20507F75" w14:textId="77777777" w:rsidR="008A2FC3" w:rsidRDefault="008A2FC3" w:rsidP="008A2FC3">
      <w:pPr>
        <w:pStyle w:val="Heading2"/>
      </w:pPr>
      <w:bookmarkStart w:id="291" w:name="_Toc106024182"/>
      <w:r>
        <w:lastRenderedPageBreak/>
        <w:t>Algorithm we will use against SIFT</w:t>
      </w:r>
      <w:bookmarkEnd w:id="291"/>
    </w:p>
    <w:p w14:paraId="4B36669F" w14:textId="77777777" w:rsidR="008A2FC3" w:rsidRDefault="008A2FC3" w:rsidP="008A2FC3">
      <w:pPr>
        <w:pStyle w:val="Heading3"/>
      </w:pPr>
      <w:bookmarkStart w:id="292" w:name="_Toc106024183"/>
      <w:r>
        <w:t>What is It</w:t>
      </w:r>
      <w:bookmarkEnd w:id="292"/>
    </w:p>
    <w:p w14:paraId="010BC7AB" w14:textId="77777777" w:rsidR="008A2FC3" w:rsidRDefault="008A2FC3" w:rsidP="008A2FC3">
      <w:pPr>
        <w:pStyle w:val="Heading3"/>
      </w:pPr>
      <w:bookmarkStart w:id="293" w:name="_Toc106024184"/>
      <w:r>
        <w:t>Characteristics</w:t>
      </w:r>
      <w:bookmarkEnd w:id="293"/>
    </w:p>
    <w:p w14:paraId="3BF79FCC" w14:textId="77777777" w:rsidR="008A2FC3" w:rsidRDefault="008A2FC3" w:rsidP="008A2FC3">
      <w:pPr>
        <w:pStyle w:val="Heading3"/>
      </w:pPr>
      <w:bookmarkStart w:id="294" w:name="_Toc106024185"/>
      <w:r>
        <w:t>How it works</w:t>
      </w:r>
      <w:bookmarkEnd w:id="294"/>
    </w:p>
    <w:p w14:paraId="25BA2330" w14:textId="77777777" w:rsidR="008A2FC3" w:rsidRDefault="008A2FC3" w:rsidP="008A2FC3">
      <w:pPr>
        <w:pStyle w:val="Heading3"/>
      </w:pPr>
      <w:bookmarkStart w:id="295" w:name="_Toc106024186"/>
      <w:r>
        <w:t>Performance</w:t>
      </w:r>
      <w:bookmarkEnd w:id="295"/>
    </w:p>
    <w:p w14:paraId="61449D39" w14:textId="77777777" w:rsidR="008A2FC3" w:rsidRPr="004A294D" w:rsidRDefault="008A2FC3" w:rsidP="008A2FC3"/>
    <w:sectPr w:rsidR="008A2FC3" w:rsidRPr="004A294D" w:rsidSect="00B91F3D">
      <w:footerReference w:type="default" r:id="rId37"/>
      <w:pgSz w:w="12240" w:h="15840"/>
      <w:pgMar w:top="1440" w:right="1440" w:bottom="126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Crystal Andy" w:date="2022-06-11T14:04:00Z" w:initials="CA">
    <w:p w14:paraId="005A7C08" w14:textId="1CEF4444" w:rsidR="00CA774E" w:rsidRDefault="00CA774E">
      <w:pPr>
        <w:pStyle w:val="CommentText"/>
      </w:pPr>
      <w:r>
        <w:rPr>
          <w:rStyle w:val="CommentReference"/>
        </w:rPr>
        <w:annotationRef/>
      </w:r>
      <w:r>
        <w:t>Give a small introduction to the finger print algorithms available and narrow down to the two you are going to compare in this work</w:t>
      </w:r>
    </w:p>
  </w:comment>
  <w:comment w:id="41" w:author="Crystal Andy" w:date="2022-06-11T14:06:00Z" w:initials="CA">
    <w:p w14:paraId="376AB0B5" w14:textId="48A2BED7" w:rsidR="00AF4091" w:rsidRDefault="00AF4091">
      <w:pPr>
        <w:pStyle w:val="CommentText"/>
      </w:pPr>
      <w:r>
        <w:rPr>
          <w:rStyle w:val="CommentReference"/>
        </w:rPr>
        <w:annotationRef/>
      </w:r>
      <w:r>
        <w:t>Is this right?</w:t>
      </w:r>
    </w:p>
  </w:comment>
  <w:comment w:id="42" w:author="10736694 Terence" w:date="2022-06-13T10:13:00Z" w:initials="1T">
    <w:p w14:paraId="4F7853E2" w14:textId="366E9B6A" w:rsidR="008C358F" w:rsidRDefault="008C358F">
      <w:pPr>
        <w:pStyle w:val="CommentText"/>
      </w:pPr>
      <w:r>
        <w:rPr>
          <w:rStyle w:val="CommentReference"/>
        </w:rPr>
        <w:annotationRef/>
      </w:r>
      <w:r>
        <w:t>Yes, it is, it is primarily a computer vision algorithm for object recognition in digital images or videos. I’m the one limiting it to fingerprint matching</w:t>
      </w:r>
    </w:p>
  </w:comment>
  <w:comment w:id="43" w:author="10736694 Terence" w:date="2022-06-13T10:14:00Z" w:initials="1T">
    <w:p w14:paraId="30DAED11" w14:textId="59C575F2" w:rsidR="008C358F" w:rsidRDefault="008C358F">
      <w:pPr>
        <w:pStyle w:val="CommentText"/>
      </w:pPr>
      <w:r>
        <w:rPr>
          <w:rStyle w:val="CommentReference"/>
        </w:rPr>
        <w:annotationRef/>
      </w:r>
    </w:p>
  </w:comment>
  <w:comment w:id="72" w:author="Crystal Andy" w:date="2022-06-11T11:13:00Z" w:initials="CA">
    <w:p w14:paraId="2A3BA572" w14:textId="75E6A96A" w:rsidR="00A77CA8" w:rsidRDefault="00A77CA8">
      <w:pPr>
        <w:pStyle w:val="CommentText"/>
      </w:pPr>
      <w:r>
        <w:rPr>
          <w:rStyle w:val="CommentReference"/>
        </w:rPr>
        <w:annotationRef/>
      </w:r>
      <w:r>
        <w:t>Not clear</w:t>
      </w:r>
    </w:p>
  </w:comment>
  <w:comment w:id="83" w:author="Crystal Andy" w:date="2022-06-11T11:27:00Z" w:initials="CA">
    <w:p w14:paraId="7E9A1A7C" w14:textId="01F5F0B9" w:rsidR="00CD1D05" w:rsidRDefault="00CD1D05">
      <w:pPr>
        <w:pStyle w:val="CommentText"/>
      </w:pPr>
      <w:r>
        <w:rPr>
          <w:rStyle w:val="CommentReference"/>
        </w:rPr>
        <w:annotationRef/>
      </w:r>
      <w:r>
        <w:t>Re frame statement</w:t>
      </w:r>
    </w:p>
  </w:comment>
  <w:comment w:id="88" w:author="Crystal Andy" w:date="2022-06-11T11:31:00Z" w:initials="CA">
    <w:p w14:paraId="69D8BFBC" w14:textId="7EE7CEEB" w:rsidR="00F35C77" w:rsidRDefault="00F35C77">
      <w:pPr>
        <w:pStyle w:val="CommentText"/>
      </w:pPr>
      <w:r>
        <w:rPr>
          <w:rStyle w:val="CommentReference"/>
        </w:rPr>
        <w:annotationRef/>
      </w:r>
      <w:r>
        <w:t>There was no mention of digital</w:t>
      </w:r>
    </w:p>
  </w:comment>
  <w:comment w:id="106" w:author="Crystal Andy" w:date="2022-06-11T11:37:00Z" w:initials="CA">
    <w:p w14:paraId="71DE637D" w14:textId="536BAEF1" w:rsidR="009E4839" w:rsidRDefault="009E4839">
      <w:pPr>
        <w:pStyle w:val="CommentText"/>
      </w:pPr>
      <w:r>
        <w:rPr>
          <w:rStyle w:val="CommentReference"/>
        </w:rPr>
        <w:annotationRef/>
      </w:r>
      <w:r>
        <w:t xml:space="preserve">Is it </w:t>
      </w:r>
      <w:r w:rsidRPr="009E4839">
        <w:rPr>
          <w:b/>
          <w:bCs/>
        </w:rPr>
        <w:t>keypoints</w:t>
      </w:r>
      <w:r>
        <w:t xml:space="preserve"> or </w:t>
      </w:r>
      <w:r w:rsidR="007F2B6A">
        <w:rPr>
          <w:b/>
          <w:bCs/>
        </w:rPr>
        <w:t>keypoint</w:t>
      </w:r>
      <w:r w:rsidRPr="009E4839">
        <w:rPr>
          <w:b/>
          <w:bCs/>
        </w:rPr>
        <w:t>s</w:t>
      </w:r>
      <w:r>
        <w:t xml:space="preserve"> or </w:t>
      </w:r>
      <w:r w:rsidRPr="009E4839">
        <w:rPr>
          <w:b/>
          <w:bCs/>
        </w:rPr>
        <w:t>key-points</w:t>
      </w:r>
      <w:r>
        <w:t>?</w:t>
      </w:r>
    </w:p>
  </w:comment>
  <w:comment w:id="118" w:author="Crystal Andy" w:date="2022-06-11T13:28:00Z" w:initials="CA">
    <w:p w14:paraId="6A087EEF" w14:textId="542A8177" w:rsidR="00FB6F31" w:rsidRDefault="00FB6F31">
      <w:pPr>
        <w:pStyle w:val="CommentText"/>
      </w:pPr>
      <w:r>
        <w:rPr>
          <w:rStyle w:val="CommentReference"/>
        </w:rPr>
        <w:annotationRef/>
      </w:r>
      <w:r>
        <w:t>This is a figure</w:t>
      </w:r>
    </w:p>
  </w:comment>
  <w:comment w:id="120" w:author="Crystal Andy" w:date="2022-06-11T11:40:00Z" w:initials="CA">
    <w:p w14:paraId="75C68EBF" w14:textId="609FAA80" w:rsidR="009E4839" w:rsidRDefault="009E4839">
      <w:pPr>
        <w:pStyle w:val="CommentText"/>
      </w:pPr>
      <w:r>
        <w:rPr>
          <w:rStyle w:val="CommentReference"/>
        </w:rPr>
        <w:annotationRef/>
      </w:r>
      <w:r>
        <w:t xml:space="preserve">This means you have to print this page in </w:t>
      </w:r>
      <w:proofErr w:type="spellStart"/>
      <w:r>
        <w:t>colour</w:t>
      </w:r>
      <w:proofErr w:type="spellEnd"/>
      <w:r>
        <w:t xml:space="preserve"> in the final thesis</w:t>
      </w:r>
      <w:r w:rsidR="00712897">
        <w:t>.</w:t>
      </w:r>
    </w:p>
  </w:comment>
  <w:comment w:id="121" w:author="Crystal Andy" w:date="2022-06-11T11:41:00Z" w:initials="CA">
    <w:p w14:paraId="4EB3B63B" w14:textId="34566BB1" w:rsidR="00712897" w:rsidRDefault="00712897">
      <w:pPr>
        <w:pStyle w:val="CommentText"/>
      </w:pPr>
      <w:r>
        <w:rPr>
          <w:rStyle w:val="CommentReference"/>
        </w:rPr>
        <w:annotationRef/>
      </w:r>
      <w:r>
        <w:t>Maybe just defining the terms will be sufficient unless you will be using the calculation in the work</w:t>
      </w:r>
    </w:p>
  </w:comment>
  <w:comment w:id="122" w:author="Crystal Andy" w:date="2022-06-11T13:27:00Z" w:initials="CA">
    <w:p w14:paraId="5D62B5B0" w14:textId="53F7010F" w:rsidR="00FB6F31" w:rsidRDefault="00FB6F31">
      <w:pPr>
        <w:pStyle w:val="CommentText"/>
      </w:pPr>
      <w:r>
        <w:rPr>
          <w:rStyle w:val="CommentReference"/>
        </w:rPr>
        <w:annotationRef/>
      </w:r>
      <w:r>
        <w:t>This is a figure</w:t>
      </w:r>
    </w:p>
  </w:comment>
  <w:comment w:id="124" w:author="Crystal Andy" w:date="2022-06-11T11:44:00Z" w:initials="CA">
    <w:p w14:paraId="0306C5F4" w14:textId="474E6D2A" w:rsidR="00712897" w:rsidRDefault="00712897">
      <w:pPr>
        <w:pStyle w:val="CommentText"/>
      </w:pPr>
      <w:r>
        <w:rPr>
          <w:rStyle w:val="CommentReference"/>
        </w:rPr>
        <w:annotationRef/>
      </w:r>
      <w:r>
        <w:t>You may have to tell the reader the point in this histogram</w:t>
      </w:r>
    </w:p>
  </w:comment>
  <w:comment w:id="128" w:author="Crystal Andy" w:date="2022-06-11T13:14:00Z" w:initials="CA">
    <w:p w14:paraId="0940ABF0" w14:textId="31F89558" w:rsidR="005036DA" w:rsidRDefault="005036DA">
      <w:pPr>
        <w:pStyle w:val="CommentText"/>
      </w:pPr>
      <w:r>
        <w:rPr>
          <w:rStyle w:val="CommentReference"/>
        </w:rPr>
        <w:annotationRef/>
      </w:r>
      <w:r>
        <w:t>Are these key-points?</w:t>
      </w:r>
    </w:p>
  </w:comment>
  <w:comment w:id="167" w:author="Crystal Andy" w:date="2022-06-11T13:25:00Z" w:initials="CA">
    <w:p w14:paraId="76E8B17C" w14:textId="63CCC783" w:rsidR="00FB6F31" w:rsidRDefault="00FB6F31">
      <w:pPr>
        <w:pStyle w:val="CommentText"/>
      </w:pPr>
      <w:r>
        <w:rPr>
          <w:rStyle w:val="CommentReference"/>
        </w:rPr>
        <w:annotationRef/>
      </w:r>
      <w:r>
        <w:t>This is new</w:t>
      </w:r>
    </w:p>
  </w:comment>
  <w:comment w:id="172" w:author="Crystal Andy" w:date="2022-06-11T13:27:00Z" w:initials="CA">
    <w:p w14:paraId="6B4CB559" w14:textId="78AE2BD0" w:rsidR="00FB6F31" w:rsidRDefault="00FB6F31">
      <w:pPr>
        <w:pStyle w:val="CommentText"/>
      </w:pPr>
      <w:r>
        <w:rPr>
          <w:rStyle w:val="CommentReference"/>
        </w:rPr>
        <w:annotationRef/>
      </w:r>
      <w:r>
        <w:t>This is a figure</w:t>
      </w:r>
    </w:p>
  </w:comment>
  <w:comment w:id="192" w:author="Crystal Andy" w:date="2022-06-11T13:32:00Z" w:initials="CA">
    <w:p w14:paraId="514DEB05" w14:textId="3272B5D8" w:rsidR="002A4F74" w:rsidRDefault="002A4F74">
      <w:pPr>
        <w:pStyle w:val="CommentText"/>
      </w:pPr>
      <w:r>
        <w:rPr>
          <w:rStyle w:val="CommentReference"/>
        </w:rPr>
        <w:annotationRef/>
      </w:r>
      <w:r>
        <w:t>This is figure</w:t>
      </w:r>
    </w:p>
  </w:comment>
  <w:comment w:id="195" w:author="Crystal Andy" w:date="2022-06-11T13:34:00Z" w:initials="CA">
    <w:p w14:paraId="50776B8F" w14:textId="42AD4581" w:rsidR="002A4F74" w:rsidRDefault="002A4F74">
      <w:pPr>
        <w:pStyle w:val="CommentText"/>
      </w:pPr>
      <w:r>
        <w:rPr>
          <w:rStyle w:val="CommentReference"/>
        </w:rPr>
        <w:annotationRef/>
      </w:r>
      <w:r>
        <w:t>This is a figure</w:t>
      </w:r>
    </w:p>
  </w:comment>
  <w:comment w:id="206" w:author="Crystal Andy" w:date="2022-06-11T13:39:00Z" w:initials="CA">
    <w:p w14:paraId="428666A3" w14:textId="7D681A5F" w:rsidR="001F6635" w:rsidRDefault="001F6635">
      <w:pPr>
        <w:pStyle w:val="CommentText"/>
      </w:pPr>
      <w:r>
        <w:rPr>
          <w:rStyle w:val="CommentReference"/>
        </w:rPr>
        <w:annotationRef/>
      </w:r>
      <w:r>
        <w:t>This is a figure</w:t>
      </w:r>
    </w:p>
  </w:comment>
  <w:comment w:id="235" w:author="Crystal Andy" w:date="2022-06-11T13:44:00Z" w:initials="CA">
    <w:p w14:paraId="0EAE43C0" w14:textId="3E6CC0F5" w:rsidR="006610D8" w:rsidRDefault="006610D8">
      <w:pPr>
        <w:pStyle w:val="CommentText"/>
      </w:pPr>
      <w:r>
        <w:rPr>
          <w:rStyle w:val="CommentReference"/>
        </w:rPr>
        <w:annotationRef/>
      </w:r>
      <w:r>
        <w:t>This is figure</w:t>
      </w:r>
    </w:p>
  </w:comment>
  <w:comment w:id="252" w:author="Crystal Andy" w:date="2022-06-11T13:48:00Z" w:initials="CA">
    <w:p w14:paraId="1049AA40" w14:textId="535DA256" w:rsidR="00F10186" w:rsidRDefault="00F10186">
      <w:pPr>
        <w:pStyle w:val="CommentText"/>
      </w:pPr>
      <w:r>
        <w:rPr>
          <w:rStyle w:val="CommentReference"/>
        </w:rPr>
        <w:annotationRef/>
      </w:r>
      <w:r>
        <w:t>This is a figure</w:t>
      </w:r>
    </w:p>
  </w:comment>
  <w:comment w:id="289" w:author="Crystal Andy" w:date="2022-06-11T14:02:00Z" w:initials="CA">
    <w:p w14:paraId="4EC4DD77" w14:textId="20D5277A" w:rsidR="00CA774E" w:rsidRDefault="00CA774E">
      <w:pPr>
        <w:pStyle w:val="CommentText"/>
      </w:pPr>
      <w:r>
        <w:rPr>
          <w:rStyle w:val="CommentReference"/>
        </w:rPr>
        <w:annotationRef/>
      </w:r>
      <w:r>
        <w:t>This is a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5A7C08" w15:done="0"/>
  <w15:commentEx w15:paraId="376AB0B5" w15:done="1"/>
  <w15:commentEx w15:paraId="4F7853E2" w15:paraIdParent="376AB0B5" w15:done="1"/>
  <w15:commentEx w15:paraId="30DAED11" w15:paraIdParent="376AB0B5" w15:done="1"/>
  <w15:commentEx w15:paraId="2A3BA572" w15:done="0"/>
  <w15:commentEx w15:paraId="7E9A1A7C" w15:done="0"/>
  <w15:commentEx w15:paraId="69D8BFBC" w15:done="0"/>
  <w15:commentEx w15:paraId="71DE637D" w15:done="1"/>
  <w15:commentEx w15:paraId="6A087EEF" w15:done="1"/>
  <w15:commentEx w15:paraId="75C68EBF" w15:done="0"/>
  <w15:commentEx w15:paraId="4EB3B63B" w15:done="0"/>
  <w15:commentEx w15:paraId="5D62B5B0" w15:done="1"/>
  <w15:commentEx w15:paraId="0306C5F4" w15:done="0"/>
  <w15:commentEx w15:paraId="0940ABF0" w15:done="0"/>
  <w15:commentEx w15:paraId="76E8B17C" w15:done="1"/>
  <w15:commentEx w15:paraId="6B4CB559" w15:done="1"/>
  <w15:commentEx w15:paraId="514DEB05" w15:done="1"/>
  <w15:commentEx w15:paraId="50776B8F" w15:done="1"/>
  <w15:commentEx w15:paraId="428666A3" w15:done="1"/>
  <w15:commentEx w15:paraId="0EAE43C0" w15:done="1"/>
  <w15:commentEx w15:paraId="1049AA40" w15:done="1"/>
  <w15:commentEx w15:paraId="4EC4DD7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F1F53" w16cex:dateUtc="2022-06-11T14:04:00Z"/>
  <w16cex:commentExtensible w16cex:durableId="264F1FD5" w16cex:dateUtc="2022-06-11T14:06:00Z"/>
  <w16cex:commentExtensible w16cex:durableId="26518C4C" w16cex:dateUtc="2022-06-13T10:13:00Z"/>
  <w16cex:commentExtensible w16cex:durableId="26518C82" w16cex:dateUtc="2022-06-13T10:14:00Z"/>
  <w16cex:commentExtensible w16cex:durableId="264EF764" w16cex:dateUtc="2022-06-11T11:13:00Z"/>
  <w16cex:commentExtensible w16cex:durableId="264EFA9C" w16cex:dateUtc="2022-06-11T11:27:00Z"/>
  <w16cex:commentExtensible w16cex:durableId="264EFBAD" w16cex:dateUtc="2022-06-11T11:31:00Z"/>
  <w16cex:commentExtensible w16cex:durableId="264EFCEB" w16cex:dateUtc="2022-06-11T11:37:00Z"/>
  <w16cex:commentExtensible w16cex:durableId="264F16E2" w16cex:dateUtc="2022-06-11T13:28:00Z"/>
  <w16cex:commentExtensible w16cex:durableId="264EFDAA" w16cex:dateUtc="2022-06-11T11:40:00Z"/>
  <w16cex:commentExtensible w16cex:durableId="264EFDF7" w16cex:dateUtc="2022-06-11T11:41:00Z"/>
  <w16cex:commentExtensible w16cex:durableId="264F16CF" w16cex:dateUtc="2022-06-11T13:27:00Z"/>
  <w16cex:commentExtensible w16cex:durableId="264EFE8F" w16cex:dateUtc="2022-06-11T11:44:00Z"/>
  <w16cex:commentExtensible w16cex:durableId="264F13BF" w16cex:dateUtc="2022-06-11T13:14:00Z"/>
  <w16cex:commentExtensible w16cex:durableId="264F163D" w16cex:dateUtc="2022-06-11T13:25:00Z"/>
  <w16cex:commentExtensible w16cex:durableId="264F16BD" w16cex:dateUtc="2022-06-11T13:27:00Z"/>
  <w16cex:commentExtensible w16cex:durableId="264F17EE" w16cex:dateUtc="2022-06-11T13:32:00Z"/>
  <w16cex:commentExtensible w16cex:durableId="264F1869" w16cex:dateUtc="2022-06-11T13:34:00Z"/>
  <w16cex:commentExtensible w16cex:durableId="264F1992" w16cex:dateUtc="2022-06-11T13:39:00Z"/>
  <w16cex:commentExtensible w16cex:durableId="264F1ACF" w16cex:dateUtc="2022-06-11T13:44:00Z"/>
  <w16cex:commentExtensible w16cex:durableId="264F1BAF" w16cex:dateUtc="2022-06-11T13:48:00Z"/>
  <w16cex:commentExtensible w16cex:durableId="264F1EFE" w16cex:dateUtc="2022-06-11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5A7C08" w16cid:durableId="264F1F53"/>
  <w16cid:commentId w16cid:paraId="376AB0B5" w16cid:durableId="264F1FD5"/>
  <w16cid:commentId w16cid:paraId="4F7853E2" w16cid:durableId="26518C4C"/>
  <w16cid:commentId w16cid:paraId="30DAED11" w16cid:durableId="26518C82"/>
  <w16cid:commentId w16cid:paraId="2A3BA572" w16cid:durableId="264EF764"/>
  <w16cid:commentId w16cid:paraId="7E9A1A7C" w16cid:durableId="264EFA9C"/>
  <w16cid:commentId w16cid:paraId="69D8BFBC" w16cid:durableId="264EFBAD"/>
  <w16cid:commentId w16cid:paraId="71DE637D" w16cid:durableId="264EFCEB"/>
  <w16cid:commentId w16cid:paraId="6A087EEF" w16cid:durableId="264F16E2"/>
  <w16cid:commentId w16cid:paraId="75C68EBF" w16cid:durableId="264EFDAA"/>
  <w16cid:commentId w16cid:paraId="4EB3B63B" w16cid:durableId="264EFDF7"/>
  <w16cid:commentId w16cid:paraId="5D62B5B0" w16cid:durableId="264F16CF"/>
  <w16cid:commentId w16cid:paraId="0306C5F4" w16cid:durableId="264EFE8F"/>
  <w16cid:commentId w16cid:paraId="0940ABF0" w16cid:durableId="264F13BF"/>
  <w16cid:commentId w16cid:paraId="76E8B17C" w16cid:durableId="264F163D"/>
  <w16cid:commentId w16cid:paraId="6B4CB559" w16cid:durableId="264F16BD"/>
  <w16cid:commentId w16cid:paraId="514DEB05" w16cid:durableId="264F17EE"/>
  <w16cid:commentId w16cid:paraId="50776B8F" w16cid:durableId="264F1869"/>
  <w16cid:commentId w16cid:paraId="428666A3" w16cid:durableId="264F1992"/>
  <w16cid:commentId w16cid:paraId="0EAE43C0" w16cid:durableId="264F1ACF"/>
  <w16cid:commentId w16cid:paraId="1049AA40" w16cid:durableId="264F1BAF"/>
  <w16cid:commentId w16cid:paraId="4EC4DD77" w16cid:durableId="264F1E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8C49D" w14:textId="77777777" w:rsidR="00CB5213" w:rsidRDefault="00CB5213" w:rsidP="00A77CA8">
      <w:pPr>
        <w:spacing w:after="0" w:line="240" w:lineRule="auto"/>
      </w:pPr>
      <w:r>
        <w:separator/>
      </w:r>
    </w:p>
  </w:endnote>
  <w:endnote w:type="continuationSeparator" w:id="0">
    <w:p w14:paraId="0F1F41E5" w14:textId="77777777" w:rsidR="00CB5213" w:rsidRDefault="00CB5213" w:rsidP="00A77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96" w:author="Crystal Andy" w:date="2022-06-11T11:14:00Z"/>
  <w:sdt>
    <w:sdtPr>
      <w:id w:val="-982082236"/>
      <w:docPartObj>
        <w:docPartGallery w:val="Page Numbers (Bottom of Page)"/>
        <w:docPartUnique/>
      </w:docPartObj>
    </w:sdtPr>
    <w:sdtEndPr>
      <w:rPr>
        <w:noProof/>
      </w:rPr>
    </w:sdtEndPr>
    <w:sdtContent>
      <w:customXmlInsRangeEnd w:id="296"/>
      <w:p w14:paraId="02E63D31" w14:textId="09CEF1B5" w:rsidR="00A77CA8" w:rsidRDefault="00A77CA8">
        <w:pPr>
          <w:pStyle w:val="Footer"/>
          <w:jc w:val="center"/>
          <w:rPr>
            <w:ins w:id="297" w:author="Crystal Andy" w:date="2022-06-11T11:14:00Z"/>
          </w:rPr>
        </w:pPr>
        <w:ins w:id="298" w:author="Crystal Andy" w:date="2022-06-11T11:14:00Z">
          <w:r>
            <w:fldChar w:fldCharType="begin"/>
          </w:r>
          <w:r>
            <w:instrText xml:space="preserve"> PAGE   \* MERGEFORMAT </w:instrText>
          </w:r>
          <w:r>
            <w:fldChar w:fldCharType="separate"/>
          </w:r>
          <w:r>
            <w:rPr>
              <w:noProof/>
            </w:rPr>
            <w:t>2</w:t>
          </w:r>
          <w:r>
            <w:rPr>
              <w:noProof/>
            </w:rPr>
            <w:fldChar w:fldCharType="end"/>
          </w:r>
        </w:ins>
      </w:p>
      <w:customXmlInsRangeStart w:id="299" w:author="Crystal Andy" w:date="2022-06-11T11:14:00Z"/>
    </w:sdtContent>
  </w:sdt>
  <w:customXmlInsRangeEnd w:id="299"/>
  <w:p w14:paraId="53D92368" w14:textId="77777777" w:rsidR="00A77CA8" w:rsidRDefault="00A77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EDBF8" w14:textId="77777777" w:rsidR="00CB5213" w:rsidRDefault="00CB5213" w:rsidP="00A77CA8">
      <w:pPr>
        <w:spacing w:after="0" w:line="240" w:lineRule="auto"/>
      </w:pPr>
      <w:r>
        <w:separator/>
      </w:r>
    </w:p>
  </w:footnote>
  <w:footnote w:type="continuationSeparator" w:id="0">
    <w:p w14:paraId="2098CDC6" w14:textId="77777777" w:rsidR="00CB5213" w:rsidRDefault="00CB5213" w:rsidP="00A77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F5219"/>
    <w:multiLevelType w:val="hybridMultilevel"/>
    <w:tmpl w:val="5EC40A6E"/>
    <w:lvl w:ilvl="0" w:tplc="D67AAF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C6A6F"/>
    <w:multiLevelType w:val="hybridMultilevel"/>
    <w:tmpl w:val="585ACCD4"/>
    <w:lvl w:ilvl="0" w:tplc="5BF08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45EE6"/>
    <w:multiLevelType w:val="hybridMultilevel"/>
    <w:tmpl w:val="D408B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F5E3F"/>
    <w:multiLevelType w:val="hybridMultilevel"/>
    <w:tmpl w:val="B3986148"/>
    <w:lvl w:ilvl="0" w:tplc="46AEFE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B343E"/>
    <w:multiLevelType w:val="hybridMultilevel"/>
    <w:tmpl w:val="8116D018"/>
    <w:lvl w:ilvl="0" w:tplc="C744F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D3C2C"/>
    <w:multiLevelType w:val="hybridMultilevel"/>
    <w:tmpl w:val="53CABCF0"/>
    <w:lvl w:ilvl="0" w:tplc="69C66118">
      <w:numFmt w:val="bullet"/>
      <w:lvlText w:val="-"/>
      <w:lvlJc w:val="left"/>
      <w:pPr>
        <w:ind w:left="720" w:hanging="360"/>
      </w:pPr>
      <w:rPr>
        <w:rFonts w:ascii="Calibri" w:eastAsiaTheme="minorHAnsi" w:hAnsi="Calibri" w:cs="Calibr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AA035B"/>
    <w:multiLevelType w:val="multilevel"/>
    <w:tmpl w:val="CFF0E1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34A8C"/>
    <w:multiLevelType w:val="hybridMultilevel"/>
    <w:tmpl w:val="82B26114"/>
    <w:lvl w:ilvl="0" w:tplc="69A8AF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930A22"/>
    <w:multiLevelType w:val="hybridMultilevel"/>
    <w:tmpl w:val="B3E4D0AC"/>
    <w:lvl w:ilvl="0" w:tplc="D378369A">
      <w:start w:val="1"/>
      <w:numFmt w:val="bullet"/>
      <w:lvlText w:val="•"/>
      <w:lvlJc w:val="left"/>
      <w:pPr>
        <w:tabs>
          <w:tab w:val="num" w:pos="720"/>
        </w:tabs>
        <w:ind w:left="720" w:hanging="360"/>
      </w:pPr>
      <w:rPr>
        <w:rFonts w:ascii="Times New Roman" w:hAnsi="Times New Roman" w:hint="default"/>
      </w:rPr>
    </w:lvl>
    <w:lvl w:ilvl="1" w:tplc="FEAA43C0" w:tentative="1">
      <w:start w:val="1"/>
      <w:numFmt w:val="bullet"/>
      <w:lvlText w:val="•"/>
      <w:lvlJc w:val="left"/>
      <w:pPr>
        <w:tabs>
          <w:tab w:val="num" w:pos="1440"/>
        </w:tabs>
        <w:ind w:left="1440" w:hanging="360"/>
      </w:pPr>
      <w:rPr>
        <w:rFonts w:ascii="Times New Roman" w:hAnsi="Times New Roman" w:hint="default"/>
      </w:rPr>
    </w:lvl>
    <w:lvl w:ilvl="2" w:tplc="81340612" w:tentative="1">
      <w:start w:val="1"/>
      <w:numFmt w:val="bullet"/>
      <w:lvlText w:val="•"/>
      <w:lvlJc w:val="left"/>
      <w:pPr>
        <w:tabs>
          <w:tab w:val="num" w:pos="2160"/>
        </w:tabs>
        <w:ind w:left="2160" w:hanging="360"/>
      </w:pPr>
      <w:rPr>
        <w:rFonts w:ascii="Times New Roman" w:hAnsi="Times New Roman" w:hint="default"/>
      </w:rPr>
    </w:lvl>
    <w:lvl w:ilvl="3" w:tplc="33E05FAC" w:tentative="1">
      <w:start w:val="1"/>
      <w:numFmt w:val="bullet"/>
      <w:lvlText w:val="•"/>
      <w:lvlJc w:val="left"/>
      <w:pPr>
        <w:tabs>
          <w:tab w:val="num" w:pos="2880"/>
        </w:tabs>
        <w:ind w:left="2880" w:hanging="360"/>
      </w:pPr>
      <w:rPr>
        <w:rFonts w:ascii="Times New Roman" w:hAnsi="Times New Roman" w:hint="default"/>
      </w:rPr>
    </w:lvl>
    <w:lvl w:ilvl="4" w:tplc="E36E6F54" w:tentative="1">
      <w:start w:val="1"/>
      <w:numFmt w:val="bullet"/>
      <w:lvlText w:val="•"/>
      <w:lvlJc w:val="left"/>
      <w:pPr>
        <w:tabs>
          <w:tab w:val="num" w:pos="3600"/>
        </w:tabs>
        <w:ind w:left="3600" w:hanging="360"/>
      </w:pPr>
      <w:rPr>
        <w:rFonts w:ascii="Times New Roman" w:hAnsi="Times New Roman" w:hint="default"/>
      </w:rPr>
    </w:lvl>
    <w:lvl w:ilvl="5" w:tplc="67800106" w:tentative="1">
      <w:start w:val="1"/>
      <w:numFmt w:val="bullet"/>
      <w:lvlText w:val="•"/>
      <w:lvlJc w:val="left"/>
      <w:pPr>
        <w:tabs>
          <w:tab w:val="num" w:pos="4320"/>
        </w:tabs>
        <w:ind w:left="4320" w:hanging="360"/>
      </w:pPr>
      <w:rPr>
        <w:rFonts w:ascii="Times New Roman" w:hAnsi="Times New Roman" w:hint="default"/>
      </w:rPr>
    </w:lvl>
    <w:lvl w:ilvl="6" w:tplc="9586A1F2" w:tentative="1">
      <w:start w:val="1"/>
      <w:numFmt w:val="bullet"/>
      <w:lvlText w:val="•"/>
      <w:lvlJc w:val="left"/>
      <w:pPr>
        <w:tabs>
          <w:tab w:val="num" w:pos="5040"/>
        </w:tabs>
        <w:ind w:left="5040" w:hanging="360"/>
      </w:pPr>
      <w:rPr>
        <w:rFonts w:ascii="Times New Roman" w:hAnsi="Times New Roman" w:hint="default"/>
      </w:rPr>
    </w:lvl>
    <w:lvl w:ilvl="7" w:tplc="640CA382" w:tentative="1">
      <w:start w:val="1"/>
      <w:numFmt w:val="bullet"/>
      <w:lvlText w:val="•"/>
      <w:lvlJc w:val="left"/>
      <w:pPr>
        <w:tabs>
          <w:tab w:val="num" w:pos="5760"/>
        </w:tabs>
        <w:ind w:left="5760" w:hanging="360"/>
      </w:pPr>
      <w:rPr>
        <w:rFonts w:ascii="Times New Roman" w:hAnsi="Times New Roman" w:hint="default"/>
      </w:rPr>
    </w:lvl>
    <w:lvl w:ilvl="8" w:tplc="361E6DA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8515E53"/>
    <w:multiLevelType w:val="hybridMultilevel"/>
    <w:tmpl w:val="1F9AE00C"/>
    <w:lvl w:ilvl="0" w:tplc="0754713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370D46"/>
    <w:multiLevelType w:val="multilevel"/>
    <w:tmpl w:val="C9A40F90"/>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C170364"/>
    <w:multiLevelType w:val="multilevel"/>
    <w:tmpl w:val="8668ED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FB6AE9"/>
    <w:multiLevelType w:val="hybridMultilevel"/>
    <w:tmpl w:val="4FE45EB0"/>
    <w:lvl w:ilvl="0" w:tplc="7BBC4D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1139871">
    <w:abstractNumId w:val="4"/>
  </w:num>
  <w:num w:numId="2" w16cid:durableId="767429385">
    <w:abstractNumId w:val="10"/>
  </w:num>
  <w:num w:numId="3" w16cid:durableId="237180073">
    <w:abstractNumId w:val="6"/>
  </w:num>
  <w:num w:numId="4" w16cid:durableId="1835950107">
    <w:abstractNumId w:val="11"/>
  </w:num>
  <w:num w:numId="5" w16cid:durableId="652107467">
    <w:abstractNumId w:val="0"/>
  </w:num>
  <w:num w:numId="6" w16cid:durableId="1273980615">
    <w:abstractNumId w:val="3"/>
  </w:num>
  <w:num w:numId="7" w16cid:durableId="1421292434">
    <w:abstractNumId w:val="1"/>
  </w:num>
  <w:num w:numId="8" w16cid:durableId="1460294961">
    <w:abstractNumId w:val="9"/>
  </w:num>
  <w:num w:numId="9" w16cid:durableId="1068113489">
    <w:abstractNumId w:val="7"/>
  </w:num>
  <w:num w:numId="10" w16cid:durableId="1284531551">
    <w:abstractNumId w:val="12"/>
  </w:num>
  <w:num w:numId="11" w16cid:durableId="578638988">
    <w:abstractNumId w:val="8"/>
  </w:num>
  <w:num w:numId="12" w16cid:durableId="2145078374">
    <w:abstractNumId w:val="5"/>
  </w:num>
  <w:num w:numId="13" w16cid:durableId="174702373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ystal Andy">
    <w15:presenceInfo w15:providerId="Windows Live" w15:userId="da41457c21ef9e84"/>
  </w15:person>
  <w15:person w15:author="10736694 Terence">
    <w15:presenceInfo w15:providerId="Windows Live" w15:userId="949bb540084317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EE"/>
    <w:rsid w:val="00010455"/>
    <w:rsid w:val="0003461B"/>
    <w:rsid w:val="000419D5"/>
    <w:rsid w:val="000446E9"/>
    <w:rsid w:val="00055D32"/>
    <w:rsid w:val="0007294A"/>
    <w:rsid w:val="00074E07"/>
    <w:rsid w:val="00087844"/>
    <w:rsid w:val="000A57C6"/>
    <w:rsid w:val="000B7A85"/>
    <w:rsid w:val="000D4CAB"/>
    <w:rsid w:val="000F4763"/>
    <w:rsid w:val="00100984"/>
    <w:rsid w:val="00103EAE"/>
    <w:rsid w:val="00110434"/>
    <w:rsid w:val="0011790B"/>
    <w:rsid w:val="00122FFC"/>
    <w:rsid w:val="0012407A"/>
    <w:rsid w:val="00157BA6"/>
    <w:rsid w:val="00160DDD"/>
    <w:rsid w:val="001618B4"/>
    <w:rsid w:val="001775F0"/>
    <w:rsid w:val="00177919"/>
    <w:rsid w:val="001900A6"/>
    <w:rsid w:val="001915FD"/>
    <w:rsid w:val="00196049"/>
    <w:rsid w:val="001B459D"/>
    <w:rsid w:val="001C5CB3"/>
    <w:rsid w:val="001D756D"/>
    <w:rsid w:val="001F319F"/>
    <w:rsid w:val="001F4D95"/>
    <w:rsid w:val="001F6635"/>
    <w:rsid w:val="00200FE5"/>
    <w:rsid w:val="00220817"/>
    <w:rsid w:val="002428F8"/>
    <w:rsid w:val="0024456F"/>
    <w:rsid w:val="00246551"/>
    <w:rsid w:val="00263BAC"/>
    <w:rsid w:val="00267277"/>
    <w:rsid w:val="0027615A"/>
    <w:rsid w:val="002762C3"/>
    <w:rsid w:val="00282B4F"/>
    <w:rsid w:val="00285A32"/>
    <w:rsid w:val="002A4F74"/>
    <w:rsid w:val="002B32FF"/>
    <w:rsid w:val="002B6D74"/>
    <w:rsid w:val="00303D7A"/>
    <w:rsid w:val="00331FDC"/>
    <w:rsid w:val="00343B59"/>
    <w:rsid w:val="00346A08"/>
    <w:rsid w:val="00375972"/>
    <w:rsid w:val="00392E1B"/>
    <w:rsid w:val="003A466F"/>
    <w:rsid w:val="003B1715"/>
    <w:rsid w:val="003B76C1"/>
    <w:rsid w:val="003C4845"/>
    <w:rsid w:val="003F2C9A"/>
    <w:rsid w:val="00406A81"/>
    <w:rsid w:val="00451131"/>
    <w:rsid w:val="00456CC9"/>
    <w:rsid w:val="00497FFA"/>
    <w:rsid w:val="004A294D"/>
    <w:rsid w:val="004A3725"/>
    <w:rsid w:val="004A58F7"/>
    <w:rsid w:val="004D46F9"/>
    <w:rsid w:val="004E11FC"/>
    <w:rsid w:val="004E4F1D"/>
    <w:rsid w:val="004E580A"/>
    <w:rsid w:val="00502003"/>
    <w:rsid w:val="005036DA"/>
    <w:rsid w:val="00512343"/>
    <w:rsid w:val="00541076"/>
    <w:rsid w:val="0054190B"/>
    <w:rsid w:val="00544BF8"/>
    <w:rsid w:val="005545C7"/>
    <w:rsid w:val="00575015"/>
    <w:rsid w:val="00585E1B"/>
    <w:rsid w:val="0059679A"/>
    <w:rsid w:val="005A4651"/>
    <w:rsid w:val="005B556C"/>
    <w:rsid w:val="005C4C08"/>
    <w:rsid w:val="005E0FB7"/>
    <w:rsid w:val="00612633"/>
    <w:rsid w:val="006202DF"/>
    <w:rsid w:val="00634825"/>
    <w:rsid w:val="00654AE9"/>
    <w:rsid w:val="006610D8"/>
    <w:rsid w:val="00670F0B"/>
    <w:rsid w:val="0069163D"/>
    <w:rsid w:val="006A5E9E"/>
    <w:rsid w:val="006B4AB7"/>
    <w:rsid w:val="006C0F3F"/>
    <w:rsid w:val="006D56AF"/>
    <w:rsid w:val="00712897"/>
    <w:rsid w:val="00717455"/>
    <w:rsid w:val="00717EEE"/>
    <w:rsid w:val="0074094A"/>
    <w:rsid w:val="00761EF9"/>
    <w:rsid w:val="007D375E"/>
    <w:rsid w:val="007E432B"/>
    <w:rsid w:val="007E69A1"/>
    <w:rsid w:val="007F2B6A"/>
    <w:rsid w:val="0080511A"/>
    <w:rsid w:val="008137D5"/>
    <w:rsid w:val="00843AC1"/>
    <w:rsid w:val="00847B37"/>
    <w:rsid w:val="008628E2"/>
    <w:rsid w:val="0087688C"/>
    <w:rsid w:val="008832E5"/>
    <w:rsid w:val="008906FF"/>
    <w:rsid w:val="008A2FC3"/>
    <w:rsid w:val="008B79BC"/>
    <w:rsid w:val="008C358F"/>
    <w:rsid w:val="008F10BD"/>
    <w:rsid w:val="008F14EC"/>
    <w:rsid w:val="009022EB"/>
    <w:rsid w:val="00905616"/>
    <w:rsid w:val="00940F6C"/>
    <w:rsid w:val="0096422E"/>
    <w:rsid w:val="009715D5"/>
    <w:rsid w:val="00995522"/>
    <w:rsid w:val="009B1297"/>
    <w:rsid w:val="009E378C"/>
    <w:rsid w:val="009E4839"/>
    <w:rsid w:val="009F1D81"/>
    <w:rsid w:val="009F2396"/>
    <w:rsid w:val="00A14CC8"/>
    <w:rsid w:val="00A31598"/>
    <w:rsid w:val="00A56CF7"/>
    <w:rsid w:val="00A6401A"/>
    <w:rsid w:val="00A66AC2"/>
    <w:rsid w:val="00A72B39"/>
    <w:rsid w:val="00A77CA8"/>
    <w:rsid w:val="00A842F7"/>
    <w:rsid w:val="00A85EBE"/>
    <w:rsid w:val="00AF4091"/>
    <w:rsid w:val="00B41CDC"/>
    <w:rsid w:val="00B44BF8"/>
    <w:rsid w:val="00B62A5E"/>
    <w:rsid w:val="00B633D6"/>
    <w:rsid w:val="00B77394"/>
    <w:rsid w:val="00B829F2"/>
    <w:rsid w:val="00B91F3D"/>
    <w:rsid w:val="00B93655"/>
    <w:rsid w:val="00B960C5"/>
    <w:rsid w:val="00BB0BAF"/>
    <w:rsid w:val="00BE38FA"/>
    <w:rsid w:val="00BF331F"/>
    <w:rsid w:val="00C07FA0"/>
    <w:rsid w:val="00C27047"/>
    <w:rsid w:val="00C27E09"/>
    <w:rsid w:val="00C318F2"/>
    <w:rsid w:val="00C42A6D"/>
    <w:rsid w:val="00C52253"/>
    <w:rsid w:val="00C73CF2"/>
    <w:rsid w:val="00C93939"/>
    <w:rsid w:val="00CA2AB2"/>
    <w:rsid w:val="00CA4EC1"/>
    <w:rsid w:val="00CA774E"/>
    <w:rsid w:val="00CB5213"/>
    <w:rsid w:val="00CB5776"/>
    <w:rsid w:val="00CD1D05"/>
    <w:rsid w:val="00CD3EBC"/>
    <w:rsid w:val="00CE1CAC"/>
    <w:rsid w:val="00CF16D4"/>
    <w:rsid w:val="00CF6DA4"/>
    <w:rsid w:val="00D0223E"/>
    <w:rsid w:val="00D03EB1"/>
    <w:rsid w:val="00D13588"/>
    <w:rsid w:val="00D27323"/>
    <w:rsid w:val="00D325B9"/>
    <w:rsid w:val="00D40BDA"/>
    <w:rsid w:val="00D57B22"/>
    <w:rsid w:val="00D91893"/>
    <w:rsid w:val="00D97EB1"/>
    <w:rsid w:val="00DA02BC"/>
    <w:rsid w:val="00DC09CA"/>
    <w:rsid w:val="00E1265E"/>
    <w:rsid w:val="00E327E8"/>
    <w:rsid w:val="00E45FEA"/>
    <w:rsid w:val="00E70DA1"/>
    <w:rsid w:val="00E879AA"/>
    <w:rsid w:val="00E960A2"/>
    <w:rsid w:val="00EA01A9"/>
    <w:rsid w:val="00ED4A1D"/>
    <w:rsid w:val="00EE5883"/>
    <w:rsid w:val="00F0186E"/>
    <w:rsid w:val="00F078B1"/>
    <w:rsid w:val="00F10186"/>
    <w:rsid w:val="00F117EB"/>
    <w:rsid w:val="00F12BE4"/>
    <w:rsid w:val="00F21AC6"/>
    <w:rsid w:val="00F35C77"/>
    <w:rsid w:val="00F378D7"/>
    <w:rsid w:val="00F457A8"/>
    <w:rsid w:val="00F67E05"/>
    <w:rsid w:val="00F707FF"/>
    <w:rsid w:val="00F7765A"/>
    <w:rsid w:val="00F8522A"/>
    <w:rsid w:val="00F873DC"/>
    <w:rsid w:val="00F875D6"/>
    <w:rsid w:val="00FA07CD"/>
    <w:rsid w:val="00FB6F31"/>
    <w:rsid w:val="00FC3EB2"/>
    <w:rsid w:val="00FC56F3"/>
    <w:rsid w:val="00FC69EE"/>
    <w:rsid w:val="00FD584C"/>
    <w:rsid w:val="00FF22F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18E86"/>
  <w15:chartTrackingRefBased/>
  <w15:docId w15:val="{969585FC-24C4-4E98-B88A-92808214D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A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7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7EEE"/>
    <w:pPr>
      <w:spacing w:after="0" w:line="240" w:lineRule="auto"/>
    </w:pPr>
    <w:rPr>
      <w:rFonts w:eastAsiaTheme="minorEastAsia"/>
    </w:rPr>
  </w:style>
  <w:style w:type="character" w:customStyle="1" w:styleId="NoSpacingChar">
    <w:name w:val="No Spacing Char"/>
    <w:basedOn w:val="DefaultParagraphFont"/>
    <w:link w:val="NoSpacing"/>
    <w:uiPriority w:val="1"/>
    <w:rsid w:val="00717EEE"/>
    <w:rPr>
      <w:rFonts w:eastAsiaTheme="minorEastAsia"/>
    </w:rPr>
  </w:style>
  <w:style w:type="table" w:styleId="ListTable1Light-Accent1">
    <w:name w:val="List Table 1 Light Accent 1"/>
    <w:basedOn w:val="TableNormal"/>
    <w:uiPriority w:val="46"/>
    <w:rsid w:val="00717EEE"/>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717E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EEE"/>
    <w:pPr>
      <w:outlineLvl w:val="9"/>
    </w:pPr>
  </w:style>
  <w:style w:type="character" w:customStyle="1" w:styleId="Heading2Char">
    <w:name w:val="Heading 2 Char"/>
    <w:basedOn w:val="DefaultParagraphFont"/>
    <w:link w:val="Heading2"/>
    <w:uiPriority w:val="9"/>
    <w:rsid w:val="00200F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522"/>
    <w:pPr>
      <w:ind w:left="720"/>
      <w:contextualSpacing/>
    </w:pPr>
  </w:style>
  <w:style w:type="character" w:styleId="Strong">
    <w:name w:val="Strong"/>
    <w:basedOn w:val="DefaultParagraphFont"/>
    <w:uiPriority w:val="22"/>
    <w:qFormat/>
    <w:rsid w:val="00995522"/>
    <w:rPr>
      <w:b/>
      <w:bCs/>
    </w:rPr>
  </w:style>
  <w:style w:type="character" w:customStyle="1" w:styleId="Heading3Char">
    <w:name w:val="Heading 3 Char"/>
    <w:basedOn w:val="DefaultParagraphFont"/>
    <w:link w:val="Heading3"/>
    <w:uiPriority w:val="9"/>
    <w:rsid w:val="006B4AB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6D74"/>
    <w:pPr>
      <w:spacing w:after="100"/>
    </w:pPr>
  </w:style>
  <w:style w:type="paragraph" w:styleId="TOC2">
    <w:name w:val="toc 2"/>
    <w:basedOn w:val="Normal"/>
    <w:next w:val="Normal"/>
    <w:autoRedefine/>
    <w:uiPriority w:val="39"/>
    <w:unhideWhenUsed/>
    <w:rsid w:val="002B6D74"/>
    <w:pPr>
      <w:spacing w:after="100"/>
      <w:ind w:left="220"/>
    </w:pPr>
  </w:style>
  <w:style w:type="paragraph" w:styleId="TOC3">
    <w:name w:val="toc 3"/>
    <w:basedOn w:val="Normal"/>
    <w:next w:val="Normal"/>
    <w:autoRedefine/>
    <w:uiPriority w:val="39"/>
    <w:unhideWhenUsed/>
    <w:rsid w:val="00CA774E"/>
    <w:pPr>
      <w:tabs>
        <w:tab w:val="right" w:leader="dot" w:pos="9350"/>
      </w:tabs>
      <w:spacing w:after="100"/>
      <w:ind w:left="440"/>
      <w:pPrChange w:id="0" w:author="Crystal Andy" w:date="2022-06-11T14:03:00Z">
        <w:pPr>
          <w:spacing w:after="100" w:line="259" w:lineRule="auto"/>
          <w:ind w:left="440"/>
        </w:pPr>
      </w:pPrChange>
    </w:pPr>
    <w:rPr>
      <w:rPrChange w:id="0" w:author="Crystal Andy" w:date="2022-06-11T14:03:00Z">
        <w:rPr>
          <w:rFonts w:asciiTheme="minorHAnsi" w:eastAsiaTheme="minorHAnsi" w:hAnsiTheme="minorHAnsi" w:cstheme="minorBidi"/>
          <w:sz w:val="22"/>
          <w:szCs w:val="22"/>
          <w:lang w:val="en-US" w:eastAsia="en-US" w:bidi="ar-SA"/>
        </w:rPr>
      </w:rPrChange>
    </w:rPr>
  </w:style>
  <w:style w:type="character" w:styleId="Hyperlink">
    <w:name w:val="Hyperlink"/>
    <w:basedOn w:val="DefaultParagraphFont"/>
    <w:uiPriority w:val="99"/>
    <w:unhideWhenUsed/>
    <w:rsid w:val="002B6D74"/>
    <w:rPr>
      <w:color w:val="0563C1" w:themeColor="hyperlink"/>
      <w:u w:val="single"/>
    </w:rPr>
  </w:style>
  <w:style w:type="character" w:styleId="PlaceholderText">
    <w:name w:val="Placeholder Text"/>
    <w:basedOn w:val="DefaultParagraphFont"/>
    <w:uiPriority w:val="99"/>
    <w:semiHidden/>
    <w:rsid w:val="008628E2"/>
    <w:rPr>
      <w:color w:val="808080"/>
    </w:rPr>
  </w:style>
  <w:style w:type="paragraph" w:styleId="Revision">
    <w:name w:val="Revision"/>
    <w:hidden/>
    <w:uiPriority w:val="99"/>
    <w:semiHidden/>
    <w:rsid w:val="0087688C"/>
    <w:pPr>
      <w:spacing w:after="0" w:line="240" w:lineRule="auto"/>
    </w:pPr>
  </w:style>
  <w:style w:type="character" w:styleId="CommentReference">
    <w:name w:val="annotation reference"/>
    <w:basedOn w:val="DefaultParagraphFont"/>
    <w:uiPriority w:val="99"/>
    <w:semiHidden/>
    <w:unhideWhenUsed/>
    <w:rsid w:val="0080511A"/>
    <w:rPr>
      <w:sz w:val="16"/>
      <w:szCs w:val="16"/>
    </w:rPr>
  </w:style>
  <w:style w:type="paragraph" w:styleId="CommentText">
    <w:name w:val="annotation text"/>
    <w:basedOn w:val="Normal"/>
    <w:link w:val="CommentTextChar"/>
    <w:uiPriority w:val="99"/>
    <w:semiHidden/>
    <w:unhideWhenUsed/>
    <w:rsid w:val="0080511A"/>
    <w:pPr>
      <w:spacing w:line="240" w:lineRule="auto"/>
    </w:pPr>
    <w:rPr>
      <w:sz w:val="20"/>
      <w:szCs w:val="20"/>
    </w:rPr>
  </w:style>
  <w:style w:type="character" w:customStyle="1" w:styleId="CommentTextChar">
    <w:name w:val="Comment Text Char"/>
    <w:basedOn w:val="DefaultParagraphFont"/>
    <w:link w:val="CommentText"/>
    <w:uiPriority w:val="99"/>
    <w:semiHidden/>
    <w:rsid w:val="0080511A"/>
    <w:rPr>
      <w:sz w:val="20"/>
      <w:szCs w:val="20"/>
    </w:rPr>
  </w:style>
  <w:style w:type="paragraph" w:styleId="CommentSubject">
    <w:name w:val="annotation subject"/>
    <w:basedOn w:val="CommentText"/>
    <w:next w:val="CommentText"/>
    <w:link w:val="CommentSubjectChar"/>
    <w:uiPriority w:val="99"/>
    <w:semiHidden/>
    <w:unhideWhenUsed/>
    <w:rsid w:val="0080511A"/>
    <w:rPr>
      <w:b/>
      <w:bCs/>
    </w:rPr>
  </w:style>
  <w:style w:type="character" w:customStyle="1" w:styleId="CommentSubjectChar">
    <w:name w:val="Comment Subject Char"/>
    <w:basedOn w:val="CommentTextChar"/>
    <w:link w:val="CommentSubject"/>
    <w:uiPriority w:val="99"/>
    <w:semiHidden/>
    <w:rsid w:val="0080511A"/>
    <w:rPr>
      <w:b/>
      <w:bCs/>
      <w:sz w:val="20"/>
      <w:szCs w:val="20"/>
    </w:rPr>
  </w:style>
  <w:style w:type="paragraph" w:styleId="Header">
    <w:name w:val="header"/>
    <w:basedOn w:val="Normal"/>
    <w:link w:val="HeaderChar"/>
    <w:uiPriority w:val="99"/>
    <w:unhideWhenUsed/>
    <w:rsid w:val="00A77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CA8"/>
  </w:style>
  <w:style w:type="paragraph" w:styleId="Footer">
    <w:name w:val="footer"/>
    <w:basedOn w:val="Normal"/>
    <w:link w:val="FooterChar"/>
    <w:uiPriority w:val="99"/>
    <w:unhideWhenUsed/>
    <w:rsid w:val="00A77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CA8"/>
  </w:style>
  <w:style w:type="paragraph" w:styleId="Caption">
    <w:name w:val="caption"/>
    <w:basedOn w:val="Normal"/>
    <w:next w:val="Normal"/>
    <w:uiPriority w:val="35"/>
    <w:unhideWhenUsed/>
    <w:qFormat/>
    <w:rsid w:val="0045113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873D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773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78047">
      <w:bodyDiv w:val="1"/>
      <w:marLeft w:val="0"/>
      <w:marRight w:val="0"/>
      <w:marTop w:val="0"/>
      <w:marBottom w:val="0"/>
      <w:divBdr>
        <w:top w:val="none" w:sz="0" w:space="0" w:color="auto"/>
        <w:left w:val="none" w:sz="0" w:space="0" w:color="auto"/>
        <w:bottom w:val="none" w:sz="0" w:space="0" w:color="auto"/>
        <w:right w:val="none" w:sz="0" w:space="0" w:color="auto"/>
      </w:divBdr>
    </w:div>
    <w:div w:id="327756405">
      <w:bodyDiv w:val="1"/>
      <w:marLeft w:val="0"/>
      <w:marRight w:val="0"/>
      <w:marTop w:val="0"/>
      <w:marBottom w:val="0"/>
      <w:divBdr>
        <w:top w:val="none" w:sz="0" w:space="0" w:color="auto"/>
        <w:left w:val="none" w:sz="0" w:space="0" w:color="auto"/>
        <w:bottom w:val="none" w:sz="0" w:space="0" w:color="auto"/>
        <w:right w:val="none" w:sz="0" w:space="0" w:color="auto"/>
      </w:divBdr>
    </w:div>
    <w:div w:id="406921731">
      <w:bodyDiv w:val="1"/>
      <w:marLeft w:val="0"/>
      <w:marRight w:val="0"/>
      <w:marTop w:val="0"/>
      <w:marBottom w:val="0"/>
      <w:divBdr>
        <w:top w:val="none" w:sz="0" w:space="0" w:color="auto"/>
        <w:left w:val="none" w:sz="0" w:space="0" w:color="auto"/>
        <w:bottom w:val="none" w:sz="0" w:space="0" w:color="auto"/>
        <w:right w:val="none" w:sz="0" w:space="0" w:color="auto"/>
      </w:divBdr>
      <w:divsChild>
        <w:div w:id="1704742975">
          <w:marLeft w:val="547"/>
          <w:marRight w:val="0"/>
          <w:marTop w:val="0"/>
          <w:marBottom w:val="0"/>
          <w:divBdr>
            <w:top w:val="none" w:sz="0" w:space="0" w:color="auto"/>
            <w:left w:val="none" w:sz="0" w:space="0" w:color="auto"/>
            <w:bottom w:val="none" w:sz="0" w:space="0" w:color="auto"/>
            <w:right w:val="none" w:sz="0" w:space="0" w:color="auto"/>
          </w:divBdr>
        </w:div>
      </w:divsChild>
    </w:div>
    <w:div w:id="851576363">
      <w:bodyDiv w:val="1"/>
      <w:marLeft w:val="0"/>
      <w:marRight w:val="0"/>
      <w:marTop w:val="0"/>
      <w:marBottom w:val="0"/>
      <w:divBdr>
        <w:top w:val="none" w:sz="0" w:space="0" w:color="auto"/>
        <w:left w:val="none" w:sz="0" w:space="0" w:color="auto"/>
        <w:bottom w:val="none" w:sz="0" w:space="0" w:color="auto"/>
        <w:right w:val="none" w:sz="0" w:space="0" w:color="auto"/>
      </w:divBdr>
    </w:div>
    <w:div w:id="931008779">
      <w:bodyDiv w:val="1"/>
      <w:marLeft w:val="0"/>
      <w:marRight w:val="0"/>
      <w:marTop w:val="0"/>
      <w:marBottom w:val="0"/>
      <w:divBdr>
        <w:top w:val="none" w:sz="0" w:space="0" w:color="auto"/>
        <w:left w:val="none" w:sz="0" w:space="0" w:color="auto"/>
        <w:bottom w:val="none" w:sz="0" w:space="0" w:color="auto"/>
        <w:right w:val="none" w:sz="0" w:space="0" w:color="auto"/>
      </w:divBdr>
    </w:div>
    <w:div w:id="1154492463">
      <w:bodyDiv w:val="1"/>
      <w:marLeft w:val="0"/>
      <w:marRight w:val="0"/>
      <w:marTop w:val="0"/>
      <w:marBottom w:val="0"/>
      <w:divBdr>
        <w:top w:val="none" w:sz="0" w:space="0" w:color="auto"/>
        <w:left w:val="none" w:sz="0" w:space="0" w:color="auto"/>
        <w:bottom w:val="none" w:sz="0" w:space="0" w:color="auto"/>
        <w:right w:val="none" w:sz="0" w:space="0" w:color="auto"/>
      </w:divBdr>
    </w:div>
    <w:div w:id="1193156515">
      <w:bodyDiv w:val="1"/>
      <w:marLeft w:val="0"/>
      <w:marRight w:val="0"/>
      <w:marTop w:val="0"/>
      <w:marBottom w:val="0"/>
      <w:divBdr>
        <w:top w:val="none" w:sz="0" w:space="0" w:color="auto"/>
        <w:left w:val="none" w:sz="0" w:space="0" w:color="auto"/>
        <w:bottom w:val="none" w:sz="0" w:space="0" w:color="auto"/>
        <w:right w:val="none" w:sz="0" w:space="0" w:color="auto"/>
      </w:divBdr>
    </w:div>
    <w:div w:id="1215968186">
      <w:bodyDiv w:val="1"/>
      <w:marLeft w:val="0"/>
      <w:marRight w:val="0"/>
      <w:marTop w:val="0"/>
      <w:marBottom w:val="0"/>
      <w:divBdr>
        <w:top w:val="none" w:sz="0" w:space="0" w:color="auto"/>
        <w:left w:val="none" w:sz="0" w:space="0" w:color="auto"/>
        <w:bottom w:val="none" w:sz="0" w:space="0" w:color="auto"/>
        <w:right w:val="none" w:sz="0" w:space="0" w:color="auto"/>
      </w:divBdr>
    </w:div>
    <w:div w:id="1337883983">
      <w:bodyDiv w:val="1"/>
      <w:marLeft w:val="0"/>
      <w:marRight w:val="0"/>
      <w:marTop w:val="0"/>
      <w:marBottom w:val="0"/>
      <w:divBdr>
        <w:top w:val="none" w:sz="0" w:space="0" w:color="auto"/>
        <w:left w:val="none" w:sz="0" w:space="0" w:color="auto"/>
        <w:bottom w:val="none" w:sz="0" w:space="0" w:color="auto"/>
        <w:right w:val="none" w:sz="0" w:space="0" w:color="auto"/>
      </w:divBdr>
    </w:div>
    <w:div w:id="1403530433">
      <w:bodyDiv w:val="1"/>
      <w:marLeft w:val="0"/>
      <w:marRight w:val="0"/>
      <w:marTop w:val="0"/>
      <w:marBottom w:val="0"/>
      <w:divBdr>
        <w:top w:val="none" w:sz="0" w:space="0" w:color="auto"/>
        <w:left w:val="none" w:sz="0" w:space="0" w:color="auto"/>
        <w:bottom w:val="none" w:sz="0" w:space="0" w:color="auto"/>
        <w:right w:val="none" w:sz="0" w:space="0" w:color="auto"/>
      </w:divBdr>
      <w:divsChild>
        <w:div w:id="1977294398">
          <w:marLeft w:val="0"/>
          <w:marRight w:val="0"/>
          <w:marTop w:val="0"/>
          <w:marBottom w:val="0"/>
          <w:divBdr>
            <w:top w:val="none" w:sz="0" w:space="0" w:color="auto"/>
            <w:left w:val="none" w:sz="0" w:space="0" w:color="auto"/>
            <w:bottom w:val="none" w:sz="0" w:space="0" w:color="auto"/>
            <w:right w:val="none" w:sz="0" w:space="0" w:color="auto"/>
          </w:divBdr>
          <w:divsChild>
            <w:div w:id="8622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11596">
      <w:bodyDiv w:val="1"/>
      <w:marLeft w:val="0"/>
      <w:marRight w:val="0"/>
      <w:marTop w:val="0"/>
      <w:marBottom w:val="0"/>
      <w:divBdr>
        <w:top w:val="none" w:sz="0" w:space="0" w:color="auto"/>
        <w:left w:val="none" w:sz="0" w:space="0" w:color="auto"/>
        <w:bottom w:val="none" w:sz="0" w:space="0" w:color="auto"/>
        <w:right w:val="none" w:sz="0" w:space="0" w:color="auto"/>
      </w:divBdr>
    </w:div>
    <w:div w:id="1719893777">
      <w:bodyDiv w:val="1"/>
      <w:marLeft w:val="0"/>
      <w:marRight w:val="0"/>
      <w:marTop w:val="0"/>
      <w:marBottom w:val="0"/>
      <w:divBdr>
        <w:top w:val="none" w:sz="0" w:space="0" w:color="auto"/>
        <w:left w:val="none" w:sz="0" w:space="0" w:color="auto"/>
        <w:bottom w:val="none" w:sz="0" w:space="0" w:color="auto"/>
        <w:right w:val="none" w:sz="0" w:space="0" w:color="auto"/>
      </w:divBdr>
    </w:div>
    <w:div w:id="1927373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en.wikipedia.org/wiki/Difference_of_Gaussians" TargetMode="External"/><Relationship Id="rId26" Type="http://schemas.openxmlformats.org/officeDocument/2006/relationships/diagramLayout" Target="diagrams/layout1.xml"/><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dy\Downloads\Documents\article.pdf" TargetMode="Externa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file:///C:\Users\Andy\OneDrive\Desktop\FingerPrint%20Matching%20Project\Resources\ParkFingerSIFT_SPIE2008.pdf" TargetMode="External"/><Relationship Id="rId32" Type="http://schemas.openxmlformats.org/officeDocument/2006/relationships/image" Target="media/image7.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weitz.de/sift/" TargetMode="External"/><Relationship Id="rId23" Type="http://schemas.openxmlformats.org/officeDocument/2006/relationships/hyperlink" Target="https://medium.com/data-breach/introduction-to-sift-scale-invariant-feature-transform-65d7f3a72d40" TargetMode="External"/><Relationship Id="rId28" Type="http://schemas.openxmlformats.org/officeDocument/2006/relationships/diagramColors" Target="diagrams/colors1.xml"/><Relationship Id="rId36" Type="http://schemas.openxmlformats.org/officeDocument/2006/relationships/image" Target="media/image11.png"/><Relationship Id="rId10" Type="http://schemas.openxmlformats.org/officeDocument/2006/relationships/comments" Target="comments.xml"/><Relationship Id="rId19" Type="http://schemas.openxmlformats.org/officeDocument/2006/relationships/hyperlink" Target="https://www.analyticsvidhya.com/blog/2019/10/detailed-guide-powerful-sift-technique-image-matching-python/"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scale-invariant-feature-transform" TargetMode="External"/><Relationship Id="rId22" Type="http://schemas.openxmlformats.org/officeDocument/2006/relationships/hyperlink" Target="https://www.analyticsvidhya.com/blog/2019/10/detailed-guide-powerful-sift-technique-image-matching-python/" TargetMode="External"/><Relationship Id="rId27" Type="http://schemas.openxmlformats.org/officeDocument/2006/relationships/diagramQuickStyle" Target="diagrams/quickStyle1.xml"/><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en.wikipedia.org/wiki/Gaussian_blur" TargetMode="External"/><Relationship Id="rId25" Type="http://schemas.openxmlformats.org/officeDocument/2006/relationships/diagramData" Target="diagrams/data1.xml"/><Relationship Id="rId33" Type="http://schemas.openxmlformats.org/officeDocument/2006/relationships/image" Target="media/image8.png"/><Relationship Id="rId38"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D6CDE2-4007-42AD-B3FF-B351660251C1}"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5F6548E5-50AE-4473-B1D3-811CB824DCF7}">
      <dgm:prSet phldrT="[Text]" custT="1"/>
      <dgm:spPr/>
      <dgm:t>
        <a:bodyPr/>
        <a:lstStyle/>
        <a:p>
          <a:pPr algn="ctr"/>
          <a:r>
            <a:rPr lang="en-US" sz="1100"/>
            <a:t>preprocessing</a:t>
          </a:r>
        </a:p>
      </dgm:t>
    </dgm:pt>
    <dgm:pt modelId="{72F93DD1-9981-4965-878F-808F192E2C0B}" type="parTrans" cxnId="{A7126A9A-E424-4B6C-8681-B5B53B711CBA}">
      <dgm:prSet/>
      <dgm:spPr/>
      <dgm:t>
        <a:bodyPr/>
        <a:lstStyle/>
        <a:p>
          <a:pPr algn="ctr"/>
          <a:endParaRPr lang="en-US"/>
        </a:p>
      </dgm:t>
    </dgm:pt>
    <dgm:pt modelId="{01B1474A-54D1-4E72-B731-67294FC0C0A4}" type="sibTrans" cxnId="{A7126A9A-E424-4B6C-8681-B5B53B711CBA}">
      <dgm:prSet/>
      <dgm:spPr/>
      <dgm:t>
        <a:bodyPr/>
        <a:lstStyle/>
        <a:p>
          <a:pPr algn="ctr"/>
          <a:endParaRPr lang="en-US"/>
        </a:p>
      </dgm:t>
    </dgm:pt>
    <dgm:pt modelId="{562D9D8F-0FFF-4063-A46C-A72BA92376EC}">
      <dgm:prSet phldrT="[Text]" custT="1"/>
      <dgm:spPr/>
      <dgm:t>
        <a:bodyPr/>
        <a:lstStyle/>
        <a:p>
          <a:pPr algn="ctr"/>
          <a:r>
            <a:rPr lang="en-US" sz="1100"/>
            <a:t>Local Extrema &amp; </a:t>
          </a:r>
          <a:r>
            <a:rPr lang="en-US" sz="1100" b="0"/>
            <a:t>Keypoint Filtering</a:t>
          </a:r>
        </a:p>
      </dgm:t>
    </dgm:pt>
    <dgm:pt modelId="{81E3A985-06A3-4EB9-9EB6-3875075A2952}" type="parTrans" cxnId="{1C36B03C-50B2-411B-A671-D126AF947FD5}">
      <dgm:prSet/>
      <dgm:spPr/>
      <dgm:t>
        <a:bodyPr/>
        <a:lstStyle/>
        <a:p>
          <a:pPr algn="ctr"/>
          <a:endParaRPr lang="en-US"/>
        </a:p>
      </dgm:t>
    </dgm:pt>
    <dgm:pt modelId="{D76A7932-33E6-439C-900D-692E7779DB93}" type="sibTrans" cxnId="{1C36B03C-50B2-411B-A671-D126AF947FD5}">
      <dgm:prSet/>
      <dgm:spPr/>
      <dgm:t>
        <a:bodyPr/>
        <a:lstStyle/>
        <a:p>
          <a:pPr algn="ctr"/>
          <a:endParaRPr lang="en-US"/>
        </a:p>
      </dgm:t>
    </dgm:pt>
    <dgm:pt modelId="{B3E75CDE-DB40-4104-989F-331B56F90E63}">
      <dgm:prSet phldrT="[Text]" custT="1"/>
      <dgm:spPr/>
      <dgm:t>
        <a:bodyPr/>
        <a:lstStyle/>
        <a:p>
          <a:pPr algn="ctr"/>
          <a:r>
            <a:rPr lang="en-US" sz="1100"/>
            <a:t>Point Wise Matching</a:t>
          </a:r>
        </a:p>
      </dgm:t>
    </dgm:pt>
    <dgm:pt modelId="{833FDB4D-EF1B-4F4E-B04C-CDEC9BC037A1}" type="parTrans" cxnId="{494F207D-0C6B-44B5-A526-DCB7923DCE69}">
      <dgm:prSet/>
      <dgm:spPr/>
      <dgm:t>
        <a:bodyPr/>
        <a:lstStyle/>
        <a:p>
          <a:pPr algn="ctr"/>
          <a:endParaRPr lang="en-US"/>
        </a:p>
      </dgm:t>
    </dgm:pt>
    <dgm:pt modelId="{28BFEA5A-D627-4A4A-97EA-0175BE9376D8}" type="sibTrans" cxnId="{494F207D-0C6B-44B5-A526-DCB7923DCE69}">
      <dgm:prSet/>
      <dgm:spPr/>
      <dgm:t>
        <a:bodyPr/>
        <a:lstStyle/>
        <a:p>
          <a:pPr algn="ctr"/>
          <a:endParaRPr lang="en-US"/>
        </a:p>
      </dgm:t>
    </dgm:pt>
    <dgm:pt modelId="{5DDED57E-D14B-4FA2-AE70-3B9C270389C7}" type="pres">
      <dgm:prSet presAssocID="{92D6CDE2-4007-42AD-B3FF-B351660251C1}" presName="Name0" presStyleCnt="0">
        <dgm:presLayoutVars>
          <dgm:dir/>
          <dgm:resizeHandles val="exact"/>
        </dgm:presLayoutVars>
      </dgm:prSet>
      <dgm:spPr/>
    </dgm:pt>
    <dgm:pt modelId="{D2DB4FA1-CFD1-41A0-9934-4AA2D0A6E8E9}" type="pres">
      <dgm:prSet presAssocID="{5F6548E5-50AE-4473-B1D3-811CB824DCF7}" presName="node" presStyleLbl="node1" presStyleIdx="0" presStyleCnt="3">
        <dgm:presLayoutVars>
          <dgm:bulletEnabled val="1"/>
        </dgm:presLayoutVars>
      </dgm:prSet>
      <dgm:spPr/>
    </dgm:pt>
    <dgm:pt modelId="{229A9289-EDC3-4474-8520-C5915D25623F}" type="pres">
      <dgm:prSet presAssocID="{01B1474A-54D1-4E72-B731-67294FC0C0A4}" presName="sibTrans" presStyleLbl="sibTrans2D1" presStyleIdx="0" presStyleCnt="2"/>
      <dgm:spPr/>
    </dgm:pt>
    <dgm:pt modelId="{84C27371-0FEE-49C8-8EE8-B689C9EE6962}" type="pres">
      <dgm:prSet presAssocID="{01B1474A-54D1-4E72-B731-67294FC0C0A4}" presName="connectorText" presStyleLbl="sibTrans2D1" presStyleIdx="0" presStyleCnt="2"/>
      <dgm:spPr/>
    </dgm:pt>
    <dgm:pt modelId="{E718AD5C-CCE0-4696-AE41-6315A1E4D4B2}" type="pres">
      <dgm:prSet presAssocID="{562D9D8F-0FFF-4063-A46C-A72BA92376EC}" presName="node" presStyleLbl="node1" presStyleIdx="1" presStyleCnt="3">
        <dgm:presLayoutVars>
          <dgm:bulletEnabled val="1"/>
        </dgm:presLayoutVars>
      </dgm:prSet>
      <dgm:spPr/>
    </dgm:pt>
    <dgm:pt modelId="{A20E6551-8495-4345-994C-4E6D22A5FCB2}" type="pres">
      <dgm:prSet presAssocID="{D76A7932-33E6-439C-900D-692E7779DB93}" presName="sibTrans" presStyleLbl="sibTrans2D1" presStyleIdx="1" presStyleCnt="2"/>
      <dgm:spPr/>
    </dgm:pt>
    <dgm:pt modelId="{3CAC01CA-1E76-4329-A2BA-013894172488}" type="pres">
      <dgm:prSet presAssocID="{D76A7932-33E6-439C-900D-692E7779DB93}" presName="connectorText" presStyleLbl="sibTrans2D1" presStyleIdx="1" presStyleCnt="2"/>
      <dgm:spPr/>
    </dgm:pt>
    <dgm:pt modelId="{5CC81B50-C977-4C32-A4D0-093FA33EE6F5}" type="pres">
      <dgm:prSet presAssocID="{B3E75CDE-DB40-4104-989F-331B56F90E63}" presName="node" presStyleLbl="node1" presStyleIdx="2" presStyleCnt="3">
        <dgm:presLayoutVars>
          <dgm:bulletEnabled val="1"/>
        </dgm:presLayoutVars>
      </dgm:prSet>
      <dgm:spPr/>
    </dgm:pt>
  </dgm:ptLst>
  <dgm:cxnLst>
    <dgm:cxn modelId="{56A2492C-8FFB-4407-8B2C-B738154DCF0E}" type="presOf" srcId="{562D9D8F-0FFF-4063-A46C-A72BA92376EC}" destId="{E718AD5C-CCE0-4696-AE41-6315A1E4D4B2}" srcOrd="0" destOrd="0" presId="urn:microsoft.com/office/officeart/2005/8/layout/process1"/>
    <dgm:cxn modelId="{EFA9B22C-70CB-4D00-A6FA-931F99EBBB30}" type="presOf" srcId="{01B1474A-54D1-4E72-B731-67294FC0C0A4}" destId="{229A9289-EDC3-4474-8520-C5915D25623F}" srcOrd="0" destOrd="0" presId="urn:microsoft.com/office/officeart/2005/8/layout/process1"/>
    <dgm:cxn modelId="{1C36B03C-50B2-411B-A671-D126AF947FD5}" srcId="{92D6CDE2-4007-42AD-B3FF-B351660251C1}" destId="{562D9D8F-0FFF-4063-A46C-A72BA92376EC}" srcOrd="1" destOrd="0" parTransId="{81E3A985-06A3-4EB9-9EB6-3875075A2952}" sibTransId="{D76A7932-33E6-439C-900D-692E7779DB93}"/>
    <dgm:cxn modelId="{7BF86B73-5E1B-4F67-B6DF-C8A1CB0B5D87}" type="presOf" srcId="{D76A7932-33E6-439C-900D-692E7779DB93}" destId="{A20E6551-8495-4345-994C-4E6D22A5FCB2}" srcOrd="0" destOrd="0" presId="urn:microsoft.com/office/officeart/2005/8/layout/process1"/>
    <dgm:cxn modelId="{87A59D76-8988-4F1A-8335-7974BCB27104}" type="presOf" srcId="{5F6548E5-50AE-4473-B1D3-811CB824DCF7}" destId="{D2DB4FA1-CFD1-41A0-9934-4AA2D0A6E8E9}" srcOrd="0" destOrd="0" presId="urn:microsoft.com/office/officeart/2005/8/layout/process1"/>
    <dgm:cxn modelId="{494F207D-0C6B-44B5-A526-DCB7923DCE69}" srcId="{92D6CDE2-4007-42AD-B3FF-B351660251C1}" destId="{B3E75CDE-DB40-4104-989F-331B56F90E63}" srcOrd="2" destOrd="0" parTransId="{833FDB4D-EF1B-4F4E-B04C-CDEC9BC037A1}" sibTransId="{28BFEA5A-D627-4A4A-97EA-0175BE9376D8}"/>
    <dgm:cxn modelId="{A7126A9A-E424-4B6C-8681-B5B53B711CBA}" srcId="{92D6CDE2-4007-42AD-B3FF-B351660251C1}" destId="{5F6548E5-50AE-4473-B1D3-811CB824DCF7}" srcOrd="0" destOrd="0" parTransId="{72F93DD1-9981-4965-878F-808F192E2C0B}" sibTransId="{01B1474A-54D1-4E72-B731-67294FC0C0A4}"/>
    <dgm:cxn modelId="{DE6C87A5-B815-42C6-A204-61D9457E3A0D}" type="presOf" srcId="{D76A7932-33E6-439C-900D-692E7779DB93}" destId="{3CAC01CA-1E76-4329-A2BA-013894172488}" srcOrd="1" destOrd="0" presId="urn:microsoft.com/office/officeart/2005/8/layout/process1"/>
    <dgm:cxn modelId="{7CE487C3-E1BE-477B-9BC6-D6D564361487}" type="presOf" srcId="{B3E75CDE-DB40-4104-989F-331B56F90E63}" destId="{5CC81B50-C977-4C32-A4D0-093FA33EE6F5}" srcOrd="0" destOrd="0" presId="urn:microsoft.com/office/officeart/2005/8/layout/process1"/>
    <dgm:cxn modelId="{1D3451D3-006F-4008-B5C0-0C94D3ADA726}" type="presOf" srcId="{01B1474A-54D1-4E72-B731-67294FC0C0A4}" destId="{84C27371-0FEE-49C8-8EE8-B689C9EE6962}" srcOrd="1" destOrd="0" presId="urn:microsoft.com/office/officeart/2005/8/layout/process1"/>
    <dgm:cxn modelId="{87B69EF7-CC26-4247-AC4F-40371EC123D1}" type="presOf" srcId="{92D6CDE2-4007-42AD-B3FF-B351660251C1}" destId="{5DDED57E-D14B-4FA2-AE70-3B9C270389C7}" srcOrd="0" destOrd="0" presId="urn:microsoft.com/office/officeart/2005/8/layout/process1"/>
    <dgm:cxn modelId="{D6A477F5-E83C-4BF2-AE1E-2CF0F94EAC52}" type="presParOf" srcId="{5DDED57E-D14B-4FA2-AE70-3B9C270389C7}" destId="{D2DB4FA1-CFD1-41A0-9934-4AA2D0A6E8E9}" srcOrd="0" destOrd="0" presId="urn:microsoft.com/office/officeart/2005/8/layout/process1"/>
    <dgm:cxn modelId="{17B199AB-655D-414B-904E-735D7EB03C58}" type="presParOf" srcId="{5DDED57E-D14B-4FA2-AE70-3B9C270389C7}" destId="{229A9289-EDC3-4474-8520-C5915D25623F}" srcOrd="1" destOrd="0" presId="urn:microsoft.com/office/officeart/2005/8/layout/process1"/>
    <dgm:cxn modelId="{DA6E5288-AE0B-4889-9F05-389FC85AAAE1}" type="presParOf" srcId="{229A9289-EDC3-4474-8520-C5915D25623F}" destId="{84C27371-0FEE-49C8-8EE8-B689C9EE6962}" srcOrd="0" destOrd="0" presId="urn:microsoft.com/office/officeart/2005/8/layout/process1"/>
    <dgm:cxn modelId="{88656189-D87C-4477-9C6C-AB0B132DD6A2}" type="presParOf" srcId="{5DDED57E-D14B-4FA2-AE70-3B9C270389C7}" destId="{E718AD5C-CCE0-4696-AE41-6315A1E4D4B2}" srcOrd="2" destOrd="0" presId="urn:microsoft.com/office/officeart/2005/8/layout/process1"/>
    <dgm:cxn modelId="{B7B6C4F6-66EF-452E-A44B-6025B4CF7A49}" type="presParOf" srcId="{5DDED57E-D14B-4FA2-AE70-3B9C270389C7}" destId="{A20E6551-8495-4345-994C-4E6D22A5FCB2}" srcOrd="3" destOrd="0" presId="urn:microsoft.com/office/officeart/2005/8/layout/process1"/>
    <dgm:cxn modelId="{D7BEEA03-72C8-4E2C-AE99-6B83EF1EB7BE}" type="presParOf" srcId="{A20E6551-8495-4345-994C-4E6D22A5FCB2}" destId="{3CAC01CA-1E76-4329-A2BA-013894172488}" srcOrd="0" destOrd="0" presId="urn:microsoft.com/office/officeart/2005/8/layout/process1"/>
    <dgm:cxn modelId="{96CB5E4E-82C3-4D29-AEB6-488E8974F86E}" type="presParOf" srcId="{5DDED57E-D14B-4FA2-AE70-3B9C270389C7}" destId="{5CC81B50-C977-4C32-A4D0-093FA33EE6F5}" srcOrd="4"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B4FA1-CFD1-41A0-9934-4AA2D0A6E8E9}">
      <dsp:nvSpPr>
        <dsp:cNvPr id="0" name=""/>
        <dsp:cNvSpPr/>
      </dsp:nvSpPr>
      <dsp:spPr>
        <a:xfrm>
          <a:off x="4822"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26303" y="21481"/>
        <a:ext cx="1398289" cy="690462"/>
      </dsp:txXfrm>
    </dsp:sp>
    <dsp:sp modelId="{229A9289-EDC3-4474-8520-C5915D25623F}">
      <dsp:nvSpPr>
        <dsp:cNvPr id="0" name=""/>
        <dsp:cNvSpPr/>
      </dsp:nvSpPr>
      <dsp:spPr>
        <a:xfrm>
          <a:off x="1590198"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90198" y="259483"/>
        <a:ext cx="213882" cy="214458"/>
      </dsp:txXfrm>
    </dsp:sp>
    <dsp:sp modelId="{E718AD5C-CCE0-4696-AE41-6315A1E4D4B2}">
      <dsp:nvSpPr>
        <dsp:cNvPr id="0" name=""/>
        <dsp:cNvSpPr/>
      </dsp:nvSpPr>
      <dsp:spPr>
        <a:xfrm>
          <a:off x="2022574"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Local Extrema &amp; </a:t>
          </a:r>
          <a:r>
            <a:rPr lang="en-US" sz="1100" b="0" kern="1200"/>
            <a:t>Keypoint Filtering</a:t>
          </a:r>
        </a:p>
      </dsp:txBody>
      <dsp:txXfrm>
        <a:off x="2044055" y="21481"/>
        <a:ext cx="1398289" cy="690462"/>
      </dsp:txXfrm>
    </dsp:sp>
    <dsp:sp modelId="{A20E6551-8495-4345-994C-4E6D22A5FCB2}">
      <dsp:nvSpPr>
        <dsp:cNvPr id="0" name=""/>
        <dsp:cNvSpPr/>
      </dsp:nvSpPr>
      <dsp:spPr>
        <a:xfrm>
          <a:off x="3607950"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607950" y="259483"/>
        <a:ext cx="213882" cy="214458"/>
      </dsp:txXfrm>
    </dsp:sp>
    <dsp:sp modelId="{5CC81B50-C977-4C32-A4D0-093FA33EE6F5}">
      <dsp:nvSpPr>
        <dsp:cNvPr id="0" name=""/>
        <dsp:cNvSpPr/>
      </dsp:nvSpPr>
      <dsp:spPr>
        <a:xfrm>
          <a:off x="4040326"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Point Wise Matching</a:t>
          </a:r>
        </a:p>
      </dsp:txBody>
      <dsp:txXfrm>
        <a:off x="4061807" y="21481"/>
        <a:ext cx="1398289" cy="690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44BF77192D4E5C97DA49ACEA45CDCD"/>
        <w:category>
          <w:name w:val="General"/>
          <w:gallery w:val="placeholder"/>
        </w:category>
        <w:types>
          <w:type w:val="bbPlcHdr"/>
        </w:types>
        <w:behaviors>
          <w:behavior w:val="content"/>
        </w:behaviors>
        <w:guid w:val="{F58DA3F9-1D48-424D-B879-0511470F56DE}"/>
      </w:docPartPr>
      <w:docPartBody>
        <w:p w:rsidR="00666EFF" w:rsidRDefault="0027345B" w:rsidP="0027345B">
          <w:pPr>
            <w:pStyle w:val="B044BF77192D4E5C97DA49ACEA45CDCD"/>
          </w:pPr>
          <w:r>
            <w:rPr>
              <w:rFonts w:asciiTheme="majorHAnsi" w:eastAsiaTheme="majorEastAsia" w:hAnsiTheme="majorHAnsi" w:cstheme="majorBidi"/>
              <w:caps/>
              <w:color w:val="4472C4" w:themeColor="accent1"/>
              <w:sz w:val="80"/>
              <w:szCs w:val="80"/>
            </w:rPr>
            <w:t>[Document title]</w:t>
          </w:r>
        </w:p>
      </w:docPartBody>
    </w:docPart>
    <w:docPart>
      <w:docPartPr>
        <w:name w:val="D8C1023748FB4B819C4DEA902FEACB78"/>
        <w:category>
          <w:name w:val="General"/>
          <w:gallery w:val="placeholder"/>
        </w:category>
        <w:types>
          <w:type w:val="bbPlcHdr"/>
        </w:types>
        <w:behaviors>
          <w:behavior w:val="content"/>
        </w:behaviors>
        <w:guid w:val="{CF1571CB-D364-46DF-9339-04066A6E7631}"/>
      </w:docPartPr>
      <w:docPartBody>
        <w:p w:rsidR="00666EFF" w:rsidRDefault="0027345B" w:rsidP="0027345B">
          <w:pPr>
            <w:pStyle w:val="D8C1023748FB4B819C4DEA902FEACB7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5B"/>
    <w:rsid w:val="0027345B"/>
    <w:rsid w:val="00666EFF"/>
    <w:rsid w:val="00730ACB"/>
    <w:rsid w:val="0092472F"/>
    <w:rsid w:val="009D4970"/>
    <w:rsid w:val="00C33D52"/>
    <w:rsid w:val="00E34E3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44BF77192D4E5C97DA49ACEA45CDCD">
    <w:name w:val="B044BF77192D4E5C97DA49ACEA45CDCD"/>
    <w:rsid w:val="0027345B"/>
  </w:style>
  <w:style w:type="paragraph" w:customStyle="1" w:styleId="D8C1023748FB4B819C4DEA902FEACB78">
    <w:name w:val="D8C1023748FB4B819C4DEA902FEACB78"/>
    <w:rsid w:val="0027345B"/>
  </w:style>
  <w:style w:type="character" w:styleId="PlaceholderText">
    <w:name w:val="Placeholder Text"/>
    <w:basedOn w:val="DefaultParagraphFont"/>
    <w:uiPriority w:val="99"/>
    <w:semiHidden/>
    <w:rsid w:val="002734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Hoo21</b:Tag>
    <b:SourceType>InternetSite</b:SourceType>
    <b:Guid>{934A7828-B98C-47E0-BC12-F93235439D19}</b:Guid>
    <b:Author>
      <b:Author>
        <b:NameList>
          <b:Person>
            <b:Last>Hoover</b:Last>
            <b:First>J.</b:First>
            <b:Middle>Edgar</b:Middle>
          </b:Person>
        </b:NameList>
      </b:Author>
    </b:Author>
    <b:Title>Fingerprint</b:Title>
    <b:InternetSiteTitle>Encyclopedia Britannica</b:InternetSiteTitle>
    <b:Year>2021</b:Year>
    <b:Month>July</b:Month>
    <b:Day>30</b:Day>
    <b:URL>https://www.britannica.com/topic/fingerprint</b:URL>
    <b:RefOrder>1</b:RefOrder>
  </b:Source>
  <b:Source>
    <b:Tag>Ale</b:Tag>
    <b:SourceType>InternetSite</b:SourceType>
    <b:Guid>{4595399C-CCA1-4740-B172-3A15037AA7B9}</b:Guid>
    <b:Author>
      <b:Author>
        <b:NameList>
          <b:Person>
            <b:Last>Gillis</b:Last>
            <b:First>Alexander</b:First>
            <b:Middle>S.</b:Middle>
          </b:Person>
        </b:NameList>
      </b:Author>
    </b:Author>
    <b:Title>biometrics</b:Title>
    <b:InternetSiteTitle>Techtarget</b:InternetSiteTitle>
    <b:URL>https://www.techtarget.com/searchsecurity/definition/biometrics#:~:text=Biometrics%20is%20the%20measurement%20and,individuals%20who%20are%20under%20surveillance.</b:URL>
    <b:RefOrder>4</b:RefOrder>
  </b:Source>
  <b:Source>
    <b:Tag>Ide</b:Tag>
    <b:SourceType>InternetSite</b:SourceType>
    <b:Guid>{E995EEA4-747F-4559-AD41-DAC6FBA0E035}</b:Guid>
    <b:Author>
      <b:Author>
        <b:Corporate>Identity Automation</b:Corporate>
      </b:Author>
    </b:Author>
    <b:Title>Fingerprint Biometrics</b:Title>
    <b:InternetSiteTitle>Identity Automation Website</b:InternetSiteTitle>
    <b:URL>https://www.identityautomation.com/iam-platform/rapididentityidentity-access-management/authentication/fingerprint-biometrics/</b:URL>
    <b:RefOrder>2</b:RefOrder>
  </b:Source>
  <b:Source>
    <b:Tag>Mic19</b:Tag>
    <b:SourceType>InternetSite</b:SourceType>
    <b:Guid>{0420BAA7-4326-45EB-8EC5-1622BC258333}</b:Guid>
    <b:Author>
      <b:Author>
        <b:NameList>
          <b:Person>
            <b:Last>Michelle Nati</b:Last>
            <b:First>Melissa</b:First>
            <b:Middle>McCall, J.D., M.S</b:Middle>
          </b:Person>
        </b:NameList>
      </b:Author>
    </b:Author>
    <b:Title>Nine Different Types of Fingerprints</b:Title>
    <b:InternetSiteTitle>Legal Beagle</b:InternetSiteTitle>
    <b:Year>2019</b:Year>
    <b:Month>February</b:Month>
    <b:Day>14</b:Day>
    <b:URL>https://legalbeagle.com/7287158-nine-different-types-fingerprints.html</b:URL>
    <b:RefOrder>3</b:RefOrder>
  </b:Source>
</b:Sources>
</file>

<file path=customXml/itemProps1.xml><?xml version="1.0" encoding="utf-8"?>
<ds:datastoreItem xmlns:ds="http://schemas.openxmlformats.org/officeDocument/2006/customXml" ds:itemID="{323F6611-0C29-46E5-A382-3C50A0EDD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12</Pages>
  <Words>3110</Words>
  <Characters>16799</Characters>
  <Application>Microsoft Office Word</Application>
  <DocSecurity>0</DocSecurity>
  <Lines>335</Lines>
  <Paragraphs>199</Paragraphs>
  <ScaleCrop>false</ScaleCrop>
  <HeadingPairs>
    <vt:vector size="2" baseType="variant">
      <vt:variant>
        <vt:lpstr>Title</vt:lpstr>
      </vt:variant>
      <vt:variant>
        <vt:i4>1</vt:i4>
      </vt:variant>
    </vt:vector>
  </HeadingPairs>
  <TitlesOfParts>
    <vt:vector size="1" baseType="lpstr">
      <vt:lpstr>Fingerprint matching using sift features</vt:lpstr>
    </vt:vector>
  </TitlesOfParts>
  <Company/>
  <LinksUpToDate>false</LinksUpToDate>
  <CharactersWithSpaces>19710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matching using sift features</dc:title>
  <dc:subject>Chapter 2 -Literature Review</dc:subject>
  <dc:creator>10736694 Terence</dc:creator>
  <cp:keywords/>
  <dc:description/>
  <cp:lastModifiedBy>10736694 Terence</cp:lastModifiedBy>
  <cp:revision>12</cp:revision>
  <dcterms:created xsi:type="dcterms:W3CDTF">2022-06-11T11:46:00Z</dcterms:created>
  <dcterms:modified xsi:type="dcterms:W3CDTF">2022-06-13T22:13:00Z</dcterms:modified>
</cp:coreProperties>
</file>